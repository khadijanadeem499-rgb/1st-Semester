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DB23C4" w14:textId="77777777" w:rsidR="006B26BC" w:rsidRDefault="006B26BC" w:rsidP="006B26BC">
      <w:bookmarkStart w:id="0" w:name="_GoBack"/>
      <w:bookmarkEnd w:id="0"/>
    </w:p>
    <w:p w14:paraId="47F7F55D" w14:textId="77777777" w:rsidR="006B26BC" w:rsidRDefault="006B26BC" w:rsidP="006B26BC">
      <w:pPr>
        <w:rPr>
          <w:b/>
          <w:bCs/>
          <w:i/>
          <w:iCs/>
          <w:sz w:val="56"/>
          <w:szCs w:val="56"/>
        </w:rPr>
      </w:pPr>
      <w:r w:rsidRPr="006B26BC">
        <w:rPr>
          <w:b/>
          <w:bCs/>
          <w:i/>
          <w:iCs/>
          <w:sz w:val="56"/>
          <w:szCs w:val="56"/>
        </w:rPr>
        <w:t>CHAPTER 1 —</w:t>
      </w:r>
    </w:p>
    <w:p w14:paraId="0E8CBE7D" w14:textId="75E55972" w:rsidR="006B26BC" w:rsidRDefault="006B26BC" w:rsidP="006B26BC">
      <w:pPr>
        <w:jc w:val="center"/>
        <w:rPr>
          <w:b/>
          <w:bCs/>
          <w:i/>
          <w:iCs/>
          <w:sz w:val="56"/>
          <w:szCs w:val="56"/>
        </w:rPr>
      </w:pPr>
      <w:r w:rsidRPr="006B26BC">
        <w:rPr>
          <w:b/>
          <w:bCs/>
          <w:i/>
          <w:iCs/>
          <w:sz w:val="56"/>
          <w:szCs w:val="56"/>
        </w:rPr>
        <w:t>ELECTRIC CHARGE &amp; COULOMB’S LAW</w:t>
      </w:r>
    </w:p>
    <w:p w14:paraId="303C2494" w14:textId="7AA56B83" w:rsidR="000C1A8A" w:rsidRPr="006B26BC" w:rsidRDefault="000C1A8A" w:rsidP="006B26BC">
      <w:pPr>
        <w:jc w:val="center"/>
        <w:rPr>
          <w:b/>
          <w:bCs/>
          <w:i/>
          <w:iCs/>
          <w:sz w:val="56"/>
          <w:szCs w:val="56"/>
        </w:rPr>
      </w:pPr>
      <w:r>
        <w:rPr>
          <w:b/>
          <w:bCs/>
          <w:i/>
          <w:iCs/>
          <w:noProof/>
          <w:sz w:val="28"/>
          <w:szCs w:val="28"/>
        </w:rPr>
        <mc:AlternateContent>
          <mc:Choice Requires="wps">
            <w:drawing>
              <wp:anchor distT="0" distB="0" distL="114300" distR="114300" simplePos="0" relativeHeight="251658245" behindDoc="0" locked="0" layoutInCell="1" allowOverlap="1" wp14:anchorId="3D8FA2CF" wp14:editId="1F650BB1">
                <wp:simplePos x="0" y="0"/>
                <wp:positionH relativeFrom="margin">
                  <wp:align>center</wp:align>
                </wp:positionH>
                <wp:positionV relativeFrom="paragraph">
                  <wp:posOffset>336550</wp:posOffset>
                </wp:positionV>
                <wp:extent cx="7048500" cy="790575"/>
                <wp:effectExtent l="57150" t="0" r="76200" b="142875"/>
                <wp:wrapNone/>
                <wp:docPr id="1642242291" name="Scroll: Horizontal 29"/>
                <wp:cNvGraphicFramePr/>
                <a:graphic xmlns:a="http://schemas.openxmlformats.org/drawingml/2006/main">
                  <a:graphicData uri="http://schemas.microsoft.com/office/word/2010/wordprocessingShape">
                    <wps:wsp>
                      <wps:cNvSpPr/>
                      <wps:spPr>
                        <a:xfrm>
                          <a:off x="0" y="0"/>
                          <a:ext cx="7048500" cy="790575"/>
                        </a:xfrm>
                        <a:prstGeom prst="horizontalScroll">
                          <a:avLst/>
                        </a:prstGeom>
                        <a:solidFill>
                          <a:schemeClr val="tx1">
                            <a:lumMod val="85000"/>
                            <a:lumOff val="15000"/>
                          </a:schemeClr>
                        </a:solidFill>
                        <a:effectLst>
                          <a:outerShdw blurRad="50800" dist="50800" dir="5400000" algn="ctr" rotWithShape="0">
                            <a:schemeClr val="tx1">
                              <a:lumMod val="95000"/>
                              <a:lumOff val="5000"/>
                            </a:scheme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C5DD19" w14:textId="77777777" w:rsidR="003F1984" w:rsidRPr="003F1984" w:rsidRDefault="003F1984" w:rsidP="003F1984">
                            <w:pPr>
                              <w:jc w:val="center"/>
                              <w:rPr>
                                <w:b/>
                                <w:bCs/>
                                <w:i/>
                                <w:iCs/>
                                <w:color w:val="FFFFFF" w:themeColor="background1"/>
                                <w:sz w:val="28"/>
                                <w:szCs w:val="28"/>
                                <w14:glow w14:rad="0">
                                  <w14:schemeClr w14:val="tx1"/>
                                </w14:glow>
                                <w14:shadow w14:blurRad="38100" w14:dist="50800" w14:dir="5400000" w14:sx="0" w14:sy="0" w14:kx="0" w14:ky="0" w14:algn="ctr">
                                  <w14:schemeClr w14:val="bg1"/>
                                </w14:shadow>
                              </w:rPr>
                            </w:pPr>
                            <w:r w:rsidRPr="003F1984">
                              <w:rPr>
                                <w:b/>
                                <w:bCs/>
                                <w:i/>
                                <w:iCs/>
                                <w:color w:val="FFFFFF" w:themeColor="background1"/>
                                <w:sz w:val="28"/>
                                <w:szCs w:val="28"/>
                                <w14:glow w14:rad="0">
                                  <w14:schemeClr w14:val="tx1"/>
                                </w14:glow>
                                <w14:shadow w14:blurRad="38100" w14:dist="50800" w14:dir="5400000" w14:sx="0" w14:sy="0" w14:kx="0" w14:ky="0" w14:algn="ctr">
                                  <w14:schemeClr w14:val="bg1"/>
                                </w14:shadow>
                              </w:rPr>
                              <w:t>Q.1 Define and explain electric charge, hence differentiate between conductors and insulators?</w:t>
                            </w:r>
                          </w:p>
                          <w:p w14:paraId="59F55D30" w14:textId="77777777" w:rsidR="003F1984" w:rsidRPr="00575B9C" w:rsidRDefault="003F1984" w:rsidP="003F1984">
                            <w:pPr>
                              <w:jc w:val="center"/>
                              <w:rPr>
                                <w:color w:val="FFFFFF" w:themeColor="background1"/>
                                <w14:glow w14:rad="0">
                                  <w14:schemeClr w14:val="tx1"/>
                                </w14:glow>
                                <w14:shadow w14:blurRad="38100" w14:dist="50800" w14:dir="5400000" w14:sx="0" w14:sy="0" w14:kx="0" w14:ky="0" w14:algn="ctr">
                                  <w14:schemeClr w14:val="bg1"/>
                                </w14:shad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D8FA2C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9" o:spid="_x0000_s1026" type="#_x0000_t98" style="position:absolute;left:0;text-align:left;margin-left:0;margin-top:26.5pt;width:555pt;height:62.25pt;z-index:251658245;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" fillcolor="#272727 [2749]" strokecolor="#09101d [484]" strokeweight="1pt">
                <v:stroke joinstyle="miter"/>
                <v:shadow on="t" color="#0d0d0d [3069]" offset="0,4pt"/>
                <v:textbox>
                  <w:txbxContent>
                    <w:p w14:paraId="18C5DD19" w14:textId="77777777" w:rsidR="003F1984" w:rsidRPr="003F1984" w:rsidRDefault="003F1984" w:rsidP="003F1984">
                      <w:pPr>
                        <w:jc w:val="center"/>
                        <w:rPr>
                          <w:b/>
                          <w:bCs/>
                          <w:i/>
                          <w:iCs/>
                          <w:color w:val="FFFFFF" w:themeColor="background1"/>
                          <w:sz w:val="28"/>
                          <w:szCs w:val="28"/>
                          <w14:glow w14:rad="0">
                            <w14:schemeClr w14:val="tx1"/>
                          </w14:glow>
                          <w14:shadow w14:blurRad="38100" w14:dist="50800" w14:dir="5400000" w14:sx="0" w14:sy="0" w14:kx="0" w14:ky="0" w14:algn="ctr">
                            <w14:schemeClr w14:val="bg1"/>
                          </w14:shadow>
                        </w:rPr>
                      </w:pPr>
                      <w:r w:rsidRPr="003F1984">
                        <w:rPr>
                          <w:b/>
                          <w:bCs/>
                          <w:i/>
                          <w:iCs/>
                          <w:color w:val="FFFFFF" w:themeColor="background1"/>
                          <w:sz w:val="28"/>
                          <w:szCs w:val="28"/>
                          <w14:glow w14:rad="0">
                            <w14:schemeClr w14:val="tx1"/>
                          </w14:glow>
                          <w14:shadow w14:blurRad="38100" w14:dist="50800" w14:dir="5400000" w14:sx="0" w14:sy="0" w14:kx="0" w14:ky="0" w14:algn="ctr">
                            <w14:schemeClr w14:val="bg1"/>
                          </w14:shadow>
                        </w:rPr>
                        <w:t>Q.1 Define and explain electric charge, hence differentiate between conductors and insulators?</w:t>
                      </w:r>
                    </w:p>
                    <w:p w14:paraId="59F55D30" w14:textId="77777777" w:rsidR="003F1984" w:rsidRPr="00575B9C" w:rsidRDefault="003F1984" w:rsidP="003F1984">
                      <w:pPr>
                        <w:jc w:val="center"/>
                        <w:rPr>
                          <w:color w:val="FFFFFF" w:themeColor="background1"/>
                          <w14:glow w14:rad="0">
                            <w14:schemeClr w14:val="tx1"/>
                          </w14:glow>
                          <w14:shadow w14:blurRad="38100" w14:dist="50800" w14:dir="5400000" w14:sx="0" w14:sy="0" w14:kx="0" w14:ky="0" w14:algn="ctr">
                            <w14:schemeClr w14:val="bg1"/>
                          </w14:shadow>
                        </w:rPr>
                      </w:pPr>
                    </w:p>
                  </w:txbxContent>
                </v:textbox>
                <w10:wrap anchorx="margin"/>
              </v:shape>
            </w:pict>
          </mc:Fallback>
        </mc:AlternateContent>
      </w:r>
    </w:p>
    <w:p w14:paraId="6C1B447A" w14:textId="4CE4E435" w:rsidR="00511AB0" w:rsidRDefault="00511AB0" w:rsidP="00C419CC">
      <w:pPr>
        <w:rPr>
          <w:b/>
          <w:bCs/>
          <w:i/>
          <w:iCs/>
          <w:sz w:val="28"/>
          <w:szCs w:val="28"/>
        </w:rPr>
      </w:pPr>
    </w:p>
    <w:p w14:paraId="46AC8974" w14:textId="77777777" w:rsidR="003F1984" w:rsidRDefault="003F1984" w:rsidP="00C419CC">
      <w:pPr>
        <w:rPr>
          <w:b/>
          <w:bCs/>
          <w:i/>
          <w:iCs/>
          <w:sz w:val="24"/>
          <w:szCs w:val="24"/>
        </w:rPr>
      </w:pPr>
    </w:p>
    <w:p w14:paraId="5489E5C7" w14:textId="51D3D559" w:rsidR="00C419CC" w:rsidRPr="00511AB0" w:rsidRDefault="00C419CC" w:rsidP="00C419CC">
      <w:pPr>
        <w:rPr>
          <w:b/>
          <w:bCs/>
          <w:i/>
          <w:iCs/>
          <w:sz w:val="24"/>
          <w:szCs w:val="24"/>
        </w:rPr>
      </w:pPr>
      <w:r w:rsidRPr="00511AB0">
        <w:rPr>
          <w:b/>
          <w:bCs/>
          <w:i/>
          <w:iCs/>
          <w:sz w:val="24"/>
          <w:szCs w:val="24"/>
        </w:rPr>
        <w:t>ELECTRIC CHARGE</w:t>
      </w:r>
    </w:p>
    <w:p w14:paraId="4940F2B6" w14:textId="77777777" w:rsidR="00C419CC" w:rsidRPr="008D45DA" w:rsidRDefault="00C419CC" w:rsidP="00C419CC">
      <w:r w:rsidRPr="008D45DA">
        <w:t>The strength of electrical interaction of a particle with objects around it depends on its electric charge. Charges with same sign repel each other and charges with opposite signs attract each other.</w:t>
      </w:r>
    </w:p>
    <w:p w14:paraId="5BAC0DC7" w14:textId="77777777" w:rsidR="00C419CC" w:rsidRPr="008D45DA" w:rsidRDefault="00C419CC" w:rsidP="00206D0B">
      <w:pPr>
        <w:pStyle w:val="ListParagraph"/>
        <w:numPr>
          <w:ilvl w:val="0"/>
          <w:numId w:val="31"/>
        </w:numPr>
      </w:pPr>
      <w:r w:rsidRPr="008D45DA">
        <w:t xml:space="preserve">The object with equal amounts of the two kinds of charge is called </w:t>
      </w:r>
      <w:r w:rsidRPr="008D45DA">
        <w:rPr>
          <w:b/>
          <w:bCs/>
          <w:i/>
          <w:iCs/>
        </w:rPr>
        <w:t>electrically neutral.</w:t>
      </w:r>
    </w:p>
    <w:p w14:paraId="72996714" w14:textId="77777777" w:rsidR="00C419CC" w:rsidRPr="008D45DA" w:rsidRDefault="00C419CC" w:rsidP="00206D0B">
      <w:pPr>
        <w:pStyle w:val="ListParagraph"/>
        <w:numPr>
          <w:ilvl w:val="0"/>
          <w:numId w:val="31"/>
        </w:numPr>
      </w:pPr>
      <w:r w:rsidRPr="008D45DA">
        <w:t xml:space="preserve">The object with imbalance amount of the two kinds of charge is called </w:t>
      </w:r>
      <w:r w:rsidRPr="008D45DA">
        <w:rPr>
          <w:b/>
          <w:bCs/>
          <w:i/>
          <w:iCs/>
        </w:rPr>
        <w:t>electrically charged</w:t>
      </w:r>
      <w:r w:rsidRPr="008D45DA">
        <w:t>.</w:t>
      </w:r>
    </w:p>
    <w:p w14:paraId="32F4EA8A" w14:textId="55454EAA" w:rsidR="00C419CC" w:rsidRPr="008D45DA" w:rsidRDefault="00C419CC" w:rsidP="00C419CC">
      <w:r w:rsidRPr="008D45DA">
        <w:t>All materials including solids, liquids, and gases contain two basic particles of electric charge called electron and proton.</w:t>
      </w:r>
      <w:r w:rsidR="00463DED" w:rsidRPr="008D45DA">
        <w:t xml:space="preserve"> </w:t>
      </w:r>
      <w:r w:rsidRPr="008D45DA">
        <w:t>The electron has negative polarity whereas the proton has positive polarity.</w:t>
      </w:r>
      <w:r w:rsidR="00463DED" w:rsidRPr="008D45DA">
        <w:t xml:space="preserve"> </w:t>
      </w:r>
      <w:r w:rsidRPr="008D45DA">
        <w:t>It is the arrangement of electrons and protons that determines the electrical properties of all substances.</w:t>
      </w:r>
    </w:p>
    <w:p w14:paraId="78D6840D" w14:textId="77777777" w:rsidR="00C419CC" w:rsidRPr="008D45DA" w:rsidRDefault="00C419CC" w:rsidP="00C419CC">
      <w:r w:rsidRPr="008D45DA">
        <w:t>The sharing of electrons takes place when one material is rubbed against the other.</w:t>
      </w:r>
    </w:p>
    <w:p w14:paraId="5894D158" w14:textId="77777777" w:rsidR="00C419CC" w:rsidRPr="008D45DA" w:rsidRDefault="00C419CC" w:rsidP="00206D0B">
      <w:pPr>
        <w:pStyle w:val="ListParagraph"/>
        <w:numPr>
          <w:ilvl w:val="0"/>
          <w:numId w:val="32"/>
        </w:numPr>
        <w:rPr>
          <w:i/>
          <w:iCs/>
        </w:rPr>
      </w:pPr>
      <w:r w:rsidRPr="008D45DA">
        <w:t>The material that loses the electrons is called</w:t>
      </w:r>
      <w:r w:rsidRPr="008D45DA">
        <w:rPr>
          <w:i/>
          <w:iCs/>
        </w:rPr>
        <w:t xml:space="preserve"> </w:t>
      </w:r>
      <w:r w:rsidRPr="008D45DA">
        <w:rPr>
          <w:b/>
          <w:bCs/>
          <w:i/>
          <w:iCs/>
        </w:rPr>
        <w:t>positively charged</w:t>
      </w:r>
      <w:r w:rsidRPr="008D45DA">
        <w:rPr>
          <w:i/>
          <w:iCs/>
        </w:rPr>
        <w:t>.</w:t>
      </w:r>
    </w:p>
    <w:p w14:paraId="2DD99551" w14:textId="15F15891" w:rsidR="00C419CC" w:rsidRPr="008D45DA" w:rsidRDefault="00C419CC" w:rsidP="00206D0B">
      <w:pPr>
        <w:pStyle w:val="ListParagraph"/>
        <w:numPr>
          <w:ilvl w:val="0"/>
          <w:numId w:val="32"/>
        </w:numPr>
        <w:rPr>
          <w:i/>
          <w:iCs/>
        </w:rPr>
      </w:pPr>
      <w:r w:rsidRPr="008D45DA">
        <w:t>The material that gains the electrons is called</w:t>
      </w:r>
      <w:r w:rsidRPr="008D45DA">
        <w:rPr>
          <w:i/>
          <w:iCs/>
        </w:rPr>
        <w:t xml:space="preserve"> </w:t>
      </w:r>
      <w:r w:rsidRPr="008D45DA">
        <w:rPr>
          <w:b/>
          <w:bCs/>
          <w:i/>
          <w:iCs/>
        </w:rPr>
        <w:t>negatively charged.</w:t>
      </w:r>
    </w:p>
    <w:p w14:paraId="7548371D" w14:textId="359FC919" w:rsidR="00C419CC" w:rsidRPr="00881259" w:rsidRDefault="00C419CC" w:rsidP="00C419CC">
      <w:pPr>
        <w:rPr>
          <w:b/>
          <w:bCs/>
          <w:i/>
          <w:iCs/>
          <w:sz w:val="24"/>
          <w:szCs w:val="24"/>
        </w:rPr>
      </w:pPr>
      <w:r w:rsidRPr="00881259">
        <w:rPr>
          <w:b/>
          <w:bCs/>
          <w:i/>
          <w:iCs/>
          <w:sz w:val="24"/>
          <w:szCs w:val="24"/>
        </w:rPr>
        <w:t>Example</w:t>
      </w:r>
    </w:p>
    <w:p w14:paraId="742D3BE3" w14:textId="601AE14B" w:rsidR="00C419CC" w:rsidRPr="008D45DA" w:rsidRDefault="00C419CC" w:rsidP="00C419CC">
      <w:r w:rsidRPr="008D45DA">
        <w:t>The rod gets positively charged when it is rubbed against the silk, whereas silk is charged negatively.</w:t>
      </w:r>
    </w:p>
    <w:p w14:paraId="12C36876" w14:textId="3F983DA5" w:rsidR="00C419CC" w:rsidRPr="00493F42" w:rsidRDefault="00C419CC" w:rsidP="00C419CC">
      <w:pPr>
        <w:rPr>
          <w:b/>
          <w:bCs/>
          <w:i/>
          <w:iCs/>
          <w:sz w:val="24"/>
          <w:szCs w:val="24"/>
        </w:rPr>
      </w:pPr>
      <w:r w:rsidRPr="00493F42">
        <w:rPr>
          <w:b/>
          <w:bCs/>
          <w:i/>
          <w:iCs/>
          <w:sz w:val="24"/>
          <w:szCs w:val="24"/>
        </w:rPr>
        <w:t>UNIT OF CHARGE</w:t>
      </w:r>
    </w:p>
    <w:p w14:paraId="6D8B453D" w14:textId="77777777" w:rsidR="00C419CC" w:rsidRPr="00C419CC" w:rsidRDefault="00C419CC" w:rsidP="00206D0B">
      <w:pPr>
        <w:pStyle w:val="ListParagraph"/>
        <w:numPr>
          <w:ilvl w:val="0"/>
          <w:numId w:val="25"/>
        </w:numPr>
      </w:pPr>
      <w:r w:rsidRPr="00C419CC">
        <w:t>The SI unit of charge is called coulomb (C).</w:t>
      </w:r>
    </w:p>
    <w:p w14:paraId="12EC3537" w14:textId="77777777" w:rsidR="00C419CC" w:rsidRPr="00C419CC" w:rsidRDefault="00C419CC" w:rsidP="00206D0B">
      <w:pPr>
        <w:pStyle w:val="ListParagraph"/>
        <w:numPr>
          <w:ilvl w:val="0"/>
          <w:numId w:val="25"/>
        </w:numPr>
      </w:pPr>
      <w:r w:rsidRPr="00C419CC">
        <w:t>The charge of electrons or protons is equal to one coulomb charge.</w:t>
      </w:r>
    </w:p>
    <w:p w14:paraId="598927FB" w14:textId="25550D82" w:rsidR="00C419CC" w:rsidRPr="00C419CC" w:rsidRDefault="00C419CC" w:rsidP="00206D0B">
      <w:pPr>
        <w:pStyle w:val="ListParagraph"/>
        <w:numPr>
          <w:ilvl w:val="0"/>
          <w:numId w:val="25"/>
        </w:numPr>
      </w:pPr>
      <w:r w:rsidRPr="00C419CC">
        <w:t>The submultiples of unit charge are μ</w:t>
      </w:r>
      <w:r w:rsidR="00C41648">
        <w:t xml:space="preserve"> </w:t>
      </w:r>
      <w:r w:rsidRPr="00C419CC">
        <w:t>C, n</w:t>
      </w:r>
      <w:r w:rsidR="00C41648">
        <w:t xml:space="preserve"> </w:t>
      </w:r>
      <w:r w:rsidRPr="00C419CC">
        <w:t>C, and p</w:t>
      </w:r>
      <w:r w:rsidR="00C41648">
        <w:t xml:space="preserve"> </w:t>
      </w:r>
      <w:r w:rsidRPr="00C419CC">
        <w:t>C, etc.</w:t>
      </w:r>
    </w:p>
    <w:p w14:paraId="24CEEC17" w14:textId="4326D42A" w:rsidR="00C419CC" w:rsidRPr="00881259" w:rsidRDefault="00C419CC" w:rsidP="00C419CC">
      <w:pPr>
        <w:rPr>
          <w:b/>
          <w:bCs/>
          <w:i/>
          <w:iCs/>
          <w:sz w:val="24"/>
          <w:szCs w:val="24"/>
        </w:rPr>
      </w:pPr>
      <w:r w:rsidRPr="00881259">
        <w:rPr>
          <w:b/>
          <w:bCs/>
          <w:i/>
          <w:iCs/>
          <w:sz w:val="24"/>
          <w:szCs w:val="24"/>
        </w:rPr>
        <w:t>ELECTROSTATICS</w:t>
      </w:r>
    </w:p>
    <w:p w14:paraId="17D350AB" w14:textId="0323FAF7" w:rsidR="00C419CC" w:rsidRPr="00511AB0" w:rsidRDefault="00C419CC" w:rsidP="00C419CC">
      <w:r w:rsidRPr="00C419CC">
        <w:t>The study of electric charges at rest under the action of electric forces is called electrostatics.</w:t>
      </w:r>
    </w:p>
    <w:p w14:paraId="12E24DA6" w14:textId="688732B4" w:rsidR="00C419CC" w:rsidRPr="00C42470" w:rsidRDefault="00C419CC" w:rsidP="00C419CC">
      <w:pPr>
        <w:rPr>
          <w:b/>
          <w:bCs/>
          <w:i/>
          <w:iCs/>
          <w:sz w:val="24"/>
          <w:szCs w:val="24"/>
        </w:rPr>
      </w:pPr>
      <w:r w:rsidRPr="00C42470">
        <w:rPr>
          <w:b/>
          <w:bCs/>
          <w:i/>
          <w:iCs/>
          <w:sz w:val="24"/>
          <w:szCs w:val="24"/>
        </w:rPr>
        <w:t>TYPES OF CHARGES</w:t>
      </w:r>
    </w:p>
    <w:p w14:paraId="66A61541" w14:textId="3DBDD57F" w:rsidR="00C419CC" w:rsidRPr="00FA0B48" w:rsidRDefault="00C419CC" w:rsidP="00C419CC">
      <w:r w:rsidRPr="00FA0B48">
        <w:t>The charge has two types called positive charge and negative charge.</w:t>
      </w:r>
    </w:p>
    <w:p w14:paraId="324A9646" w14:textId="1A1AA051" w:rsidR="00C419CC" w:rsidRPr="00C42470" w:rsidRDefault="00C419CC" w:rsidP="00206D0B">
      <w:pPr>
        <w:pStyle w:val="ListParagraph"/>
        <w:numPr>
          <w:ilvl w:val="0"/>
          <w:numId w:val="30"/>
        </w:numPr>
        <w:rPr>
          <w:b/>
          <w:bCs/>
          <w:i/>
          <w:iCs/>
        </w:rPr>
      </w:pPr>
      <w:r w:rsidRPr="00C42470">
        <w:rPr>
          <w:b/>
          <w:bCs/>
          <w:i/>
          <w:iCs/>
        </w:rPr>
        <w:t>The similar charges repel each other with electric force.</w:t>
      </w:r>
    </w:p>
    <w:p w14:paraId="7273C2AF" w14:textId="77777777" w:rsidR="00C419CC" w:rsidRPr="00C42470" w:rsidRDefault="00C419CC" w:rsidP="00206D0B">
      <w:pPr>
        <w:pStyle w:val="ListParagraph"/>
        <w:numPr>
          <w:ilvl w:val="0"/>
          <w:numId w:val="30"/>
        </w:numPr>
        <w:rPr>
          <w:b/>
          <w:bCs/>
          <w:i/>
          <w:iCs/>
        </w:rPr>
      </w:pPr>
      <w:r w:rsidRPr="00C42470">
        <w:rPr>
          <w:b/>
          <w:bCs/>
          <w:i/>
          <w:iCs/>
        </w:rPr>
        <w:t>The unlike charges attract each other with electric force.</w:t>
      </w:r>
    </w:p>
    <w:p w14:paraId="5E00A9CF" w14:textId="77777777" w:rsidR="00C419CC" w:rsidRPr="00FA0B48" w:rsidRDefault="00C419CC" w:rsidP="00C419CC"/>
    <w:p w14:paraId="5A7F5C50" w14:textId="77777777" w:rsidR="00C419CC" w:rsidRPr="00C42470" w:rsidRDefault="00C419CC" w:rsidP="00C42470">
      <w:pPr>
        <w:jc w:val="center"/>
        <w:rPr>
          <w:b/>
          <w:bCs/>
          <w:i/>
          <w:iCs/>
        </w:rPr>
      </w:pPr>
      <w:r w:rsidRPr="00C42470">
        <w:rPr>
          <w:b/>
          <w:bCs/>
          <w:i/>
          <w:iCs/>
        </w:rPr>
        <w:lastRenderedPageBreak/>
        <w:t>(Diagram illustration in book shows: “Like charges repel, unlike charges attract”)</w:t>
      </w:r>
    </w:p>
    <w:p w14:paraId="63055B67" w14:textId="77777777" w:rsidR="00C419CC" w:rsidRPr="00C419CC" w:rsidRDefault="00C419CC" w:rsidP="00C419CC">
      <w:pPr>
        <w:rPr>
          <w:b/>
          <w:bCs/>
          <w:i/>
          <w:iCs/>
          <w:sz w:val="28"/>
          <w:szCs w:val="28"/>
        </w:rPr>
      </w:pPr>
    </w:p>
    <w:p w14:paraId="40A4E17E" w14:textId="0C40F785" w:rsidR="00C419CC" w:rsidRPr="00FA0B48" w:rsidRDefault="00C419CC" w:rsidP="00C419CC">
      <w:pPr>
        <w:rPr>
          <w:b/>
          <w:bCs/>
          <w:i/>
          <w:iCs/>
          <w:sz w:val="24"/>
          <w:szCs w:val="24"/>
        </w:rPr>
      </w:pPr>
      <w:r w:rsidRPr="00FA0B48">
        <w:rPr>
          <w:b/>
          <w:bCs/>
          <w:i/>
          <w:iCs/>
          <w:sz w:val="24"/>
          <w:szCs w:val="24"/>
        </w:rPr>
        <w:t>POLARITY OF CHARGE</w:t>
      </w:r>
    </w:p>
    <w:p w14:paraId="106B746B" w14:textId="77777777" w:rsidR="00C419CC" w:rsidRPr="00511AB0" w:rsidRDefault="00C419CC" w:rsidP="00FA0B48">
      <w:pPr>
        <w:jc w:val="center"/>
      </w:pPr>
      <w:r w:rsidRPr="00511AB0">
        <w:t>The charges of same polarity repel each other, while charges of opposite polarity attract each other.</w:t>
      </w:r>
    </w:p>
    <w:p w14:paraId="00FDFF45" w14:textId="6E360605" w:rsidR="00C419CC" w:rsidRPr="00511AB0" w:rsidRDefault="00C419CC" w:rsidP="00C419CC">
      <w:r w:rsidRPr="00511AB0">
        <w:t>The positive and negative labels to charged materials are arbitrary and assigned by Franklin.</w:t>
      </w:r>
    </w:p>
    <w:p w14:paraId="6C89D535" w14:textId="3BD4647F" w:rsidR="00C419CC" w:rsidRPr="00FA0B48" w:rsidRDefault="00C419CC" w:rsidP="00C419CC">
      <w:pPr>
        <w:rPr>
          <w:b/>
          <w:bCs/>
          <w:i/>
          <w:iCs/>
          <w:sz w:val="24"/>
          <w:szCs w:val="24"/>
        </w:rPr>
      </w:pPr>
      <w:r w:rsidRPr="00FA0B48">
        <w:rPr>
          <w:b/>
          <w:bCs/>
          <w:i/>
          <w:iCs/>
          <w:sz w:val="24"/>
          <w:szCs w:val="24"/>
        </w:rPr>
        <w:t>CHARGE ON ELECTRON</w:t>
      </w:r>
    </w:p>
    <w:p w14:paraId="7EC55317" w14:textId="77777777" w:rsidR="00C419CC" w:rsidRPr="00511AB0" w:rsidRDefault="00C419CC" w:rsidP="00206D0B">
      <w:pPr>
        <w:pStyle w:val="ListParagraph"/>
        <w:numPr>
          <w:ilvl w:val="0"/>
          <w:numId w:val="29"/>
        </w:numPr>
      </w:pPr>
      <w:r w:rsidRPr="00511AB0">
        <w:t xml:space="preserve">The magnitude of charge on electron is </w:t>
      </w:r>
      <w:r w:rsidRPr="008D45DA">
        <w:rPr>
          <w:b/>
          <w:bCs/>
        </w:rPr>
        <w:t>1.6 × 10⁻¹⁹ C.</w:t>
      </w:r>
    </w:p>
    <w:p w14:paraId="04459FD2" w14:textId="34584AA2" w:rsidR="00C419CC" w:rsidRPr="00511AB0" w:rsidRDefault="00C419CC" w:rsidP="00206D0B">
      <w:pPr>
        <w:pStyle w:val="ListParagraph"/>
        <w:numPr>
          <w:ilvl w:val="0"/>
          <w:numId w:val="29"/>
        </w:numPr>
      </w:pPr>
      <w:r w:rsidRPr="00511AB0">
        <w:t>It was measured by Millikan.</w:t>
      </w:r>
    </w:p>
    <w:p w14:paraId="6D004BB7" w14:textId="26CF3D3F" w:rsidR="00C419CC" w:rsidRPr="00FA0B48" w:rsidRDefault="00C419CC" w:rsidP="00206D0B">
      <w:pPr>
        <w:pStyle w:val="ListParagraph"/>
        <w:numPr>
          <w:ilvl w:val="0"/>
          <w:numId w:val="29"/>
        </w:numPr>
      </w:pPr>
      <w:r w:rsidRPr="00511AB0">
        <w:t xml:space="preserve">The mass of an electron is </w:t>
      </w:r>
      <w:r w:rsidRPr="008D45DA">
        <w:rPr>
          <w:b/>
          <w:bCs/>
        </w:rPr>
        <w:t>9.1 × 10⁻³¹ kg</w:t>
      </w:r>
      <w:r w:rsidRPr="00511AB0">
        <w:t>.</w:t>
      </w:r>
    </w:p>
    <w:p w14:paraId="3730D016" w14:textId="1B69E9CA" w:rsidR="00C419CC" w:rsidRPr="00FA0B48" w:rsidRDefault="00C419CC" w:rsidP="00C419CC">
      <w:pPr>
        <w:rPr>
          <w:b/>
          <w:bCs/>
          <w:i/>
          <w:iCs/>
          <w:sz w:val="24"/>
          <w:szCs w:val="24"/>
        </w:rPr>
      </w:pPr>
      <w:r w:rsidRPr="00FA0B48">
        <w:rPr>
          <w:b/>
          <w:bCs/>
          <w:i/>
          <w:iCs/>
          <w:sz w:val="24"/>
          <w:szCs w:val="24"/>
        </w:rPr>
        <w:t>CHARGE ON PROTON</w:t>
      </w:r>
    </w:p>
    <w:p w14:paraId="61C23CB3" w14:textId="40491B32" w:rsidR="00C419CC" w:rsidRPr="00A843A8" w:rsidRDefault="00C419CC" w:rsidP="00206D0B">
      <w:pPr>
        <w:pStyle w:val="ListParagraph"/>
        <w:numPr>
          <w:ilvl w:val="0"/>
          <w:numId w:val="28"/>
        </w:numPr>
      </w:pPr>
      <w:r w:rsidRPr="00A843A8">
        <w:t xml:space="preserve">The magnitude of charge on proton is </w:t>
      </w:r>
      <w:r w:rsidRPr="008D45DA">
        <w:rPr>
          <w:b/>
          <w:bCs/>
        </w:rPr>
        <w:t>1.6 × 10⁻¹⁹ C.</w:t>
      </w:r>
    </w:p>
    <w:p w14:paraId="4A7EF0B4" w14:textId="679A78DA" w:rsidR="00C419CC" w:rsidRPr="00A843A8" w:rsidRDefault="00C419CC" w:rsidP="00206D0B">
      <w:pPr>
        <w:pStyle w:val="ListParagraph"/>
        <w:numPr>
          <w:ilvl w:val="0"/>
          <w:numId w:val="28"/>
        </w:numPr>
      </w:pPr>
      <w:r w:rsidRPr="00A843A8">
        <w:t xml:space="preserve">The mass of proton is </w:t>
      </w:r>
      <w:r w:rsidRPr="008D45DA">
        <w:rPr>
          <w:b/>
          <w:bCs/>
        </w:rPr>
        <w:t>1.67 × 10⁻²⁷ kg</w:t>
      </w:r>
      <w:r w:rsidRPr="00A843A8">
        <w:t>.</w:t>
      </w:r>
    </w:p>
    <w:p w14:paraId="28F8A63E" w14:textId="22EC04EA" w:rsidR="00C419CC" w:rsidRPr="00FA0B48" w:rsidRDefault="00C419CC" w:rsidP="00C419CC">
      <w:pPr>
        <w:rPr>
          <w:b/>
          <w:bCs/>
          <w:i/>
          <w:iCs/>
          <w:sz w:val="24"/>
          <w:szCs w:val="24"/>
        </w:rPr>
      </w:pPr>
      <w:r w:rsidRPr="00FA0B48">
        <w:rPr>
          <w:b/>
          <w:bCs/>
          <w:i/>
          <w:iCs/>
          <w:sz w:val="24"/>
          <w:szCs w:val="24"/>
        </w:rPr>
        <w:t>CHARGE ON NEUTRON</w:t>
      </w:r>
    </w:p>
    <w:p w14:paraId="660E5F55" w14:textId="77777777" w:rsidR="00C419CC" w:rsidRPr="00A843A8" w:rsidRDefault="00C419CC" w:rsidP="00206D0B">
      <w:pPr>
        <w:pStyle w:val="ListParagraph"/>
        <w:numPr>
          <w:ilvl w:val="0"/>
          <w:numId w:val="27"/>
        </w:numPr>
      </w:pPr>
      <w:r w:rsidRPr="00A843A8">
        <w:t>The neutron has no charge.</w:t>
      </w:r>
    </w:p>
    <w:p w14:paraId="5F9368F6" w14:textId="23467809" w:rsidR="00C419CC" w:rsidRPr="00A843A8" w:rsidRDefault="00C419CC" w:rsidP="00206D0B">
      <w:pPr>
        <w:pStyle w:val="ListParagraph"/>
        <w:numPr>
          <w:ilvl w:val="0"/>
          <w:numId w:val="27"/>
        </w:numPr>
      </w:pPr>
      <w:r w:rsidRPr="00A843A8">
        <w:t>Its mass is approximately equal to the mass of proton.</w:t>
      </w:r>
    </w:p>
    <w:p w14:paraId="55319626" w14:textId="589E46DA" w:rsidR="00C419CC" w:rsidRPr="00FA0B48" w:rsidRDefault="00C419CC" w:rsidP="00C419CC">
      <w:pPr>
        <w:rPr>
          <w:b/>
          <w:bCs/>
          <w:i/>
          <w:iCs/>
          <w:sz w:val="24"/>
          <w:szCs w:val="24"/>
        </w:rPr>
      </w:pPr>
      <w:r w:rsidRPr="00FA0B48">
        <w:rPr>
          <w:b/>
          <w:bCs/>
          <w:i/>
          <w:iCs/>
          <w:sz w:val="24"/>
          <w:szCs w:val="24"/>
        </w:rPr>
        <w:t>POLES OF CHARGE</w:t>
      </w:r>
    </w:p>
    <w:p w14:paraId="1A845860" w14:textId="6F7D4BA0" w:rsidR="00C419CC" w:rsidRPr="00A843A8" w:rsidRDefault="00C419CC" w:rsidP="00C419CC">
      <w:r w:rsidRPr="00A843A8">
        <w:t>The charge forms poles:</w:t>
      </w:r>
    </w:p>
    <w:p w14:paraId="2A9487A9" w14:textId="63D78A4B" w:rsidR="00C419CC" w:rsidRPr="00A843A8" w:rsidRDefault="00C419CC" w:rsidP="00206D0B">
      <w:pPr>
        <w:pStyle w:val="ListParagraph"/>
        <w:numPr>
          <w:ilvl w:val="0"/>
          <w:numId w:val="26"/>
        </w:numPr>
      </w:pPr>
      <w:r w:rsidRPr="00A843A8">
        <w:t>An isolated single charge is called an</w:t>
      </w:r>
      <w:r w:rsidRPr="00FA0B48">
        <w:rPr>
          <w:b/>
          <w:bCs/>
          <w:i/>
          <w:iCs/>
        </w:rPr>
        <w:t xml:space="preserve"> electric monopole.</w:t>
      </w:r>
    </w:p>
    <w:p w14:paraId="1F251744" w14:textId="77777777" w:rsidR="00C419CC" w:rsidRPr="00A843A8" w:rsidRDefault="00C419CC" w:rsidP="00206D0B">
      <w:pPr>
        <w:pStyle w:val="ListParagraph"/>
        <w:numPr>
          <w:ilvl w:val="0"/>
          <w:numId w:val="26"/>
        </w:numPr>
      </w:pPr>
      <w:r w:rsidRPr="00A843A8">
        <w:t xml:space="preserve">Equal positive and negative charges having constant separation between them is called an </w:t>
      </w:r>
      <w:r w:rsidRPr="00FA0B48">
        <w:rPr>
          <w:b/>
          <w:bCs/>
          <w:i/>
          <w:iCs/>
        </w:rPr>
        <w:t>electric dipole.</w:t>
      </w:r>
    </w:p>
    <w:p w14:paraId="04205BA2" w14:textId="093F81BD" w:rsidR="00C419CC" w:rsidRPr="00A843A8" w:rsidRDefault="00C419CC" w:rsidP="00206D0B">
      <w:pPr>
        <w:pStyle w:val="ListParagraph"/>
        <w:numPr>
          <w:ilvl w:val="0"/>
          <w:numId w:val="26"/>
        </w:numPr>
      </w:pPr>
      <w:r w:rsidRPr="00A843A8">
        <w:t xml:space="preserve">Two oppositely directed dipoles close to each other are called an </w:t>
      </w:r>
      <w:r w:rsidRPr="00FA0B48">
        <w:rPr>
          <w:b/>
          <w:bCs/>
          <w:i/>
          <w:iCs/>
        </w:rPr>
        <w:t>electric quadrupole</w:t>
      </w:r>
      <w:r w:rsidRPr="00A843A8">
        <w:t>.</w:t>
      </w:r>
    </w:p>
    <w:p w14:paraId="38C8C236" w14:textId="3A33FC53" w:rsidR="006B26BC" w:rsidRPr="00587779" w:rsidRDefault="006B26BC" w:rsidP="00C419CC">
      <w:pPr>
        <w:rPr>
          <w:b/>
          <w:bCs/>
          <w:i/>
          <w:iCs/>
          <w:sz w:val="24"/>
          <w:szCs w:val="24"/>
        </w:rPr>
      </w:pPr>
      <w:r w:rsidRPr="00587779">
        <w:rPr>
          <w:b/>
          <w:bCs/>
          <w:i/>
          <w:iCs/>
          <w:sz w:val="24"/>
          <w:szCs w:val="24"/>
        </w:rPr>
        <w:t>Conductors</w:t>
      </w:r>
    </w:p>
    <w:p w14:paraId="445211CA" w14:textId="77777777" w:rsidR="00472584" w:rsidRPr="00DE43CD" w:rsidRDefault="00472584" w:rsidP="00DE43CD">
      <w:pPr>
        <w:rPr>
          <w:b/>
          <w:bCs/>
          <w:i/>
          <w:iCs/>
        </w:rPr>
      </w:pPr>
      <w:r>
        <w:t xml:space="preserve">The materials through which charges can flow easily are called </w:t>
      </w:r>
      <w:r w:rsidRPr="00DE43CD">
        <w:rPr>
          <w:b/>
          <w:bCs/>
          <w:i/>
          <w:iCs/>
        </w:rPr>
        <w:t>conductors.</w:t>
      </w:r>
    </w:p>
    <w:p w14:paraId="4A9AF546" w14:textId="63DA79B9" w:rsidR="00472584" w:rsidRDefault="00472584" w:rsidP="00206D0B">
      <w:pPr>
        <w:pStyle w:val="ListParagraph"/>
        <w:numPr>
          <w:ilvl w:val="0"/>
          <w:numId w:val="33"/>
        </w:numPr>
      </w:pPr>
      <w:r>
        <w:t xml:space="preserve">Some properties of conductors are: </w:t>
      </w:r>
      <w:r w:rsidRPr="00472584">
        <w:rPr>
          <w:b/>
          <w:bCs/>
          <w:i/>
          <w:iCs/>
        </w:rPr>
        <w:t>Copper</w:t>
      </w:r>
      <w:r>
        <w:t xml:space="preserve"> and </w:t>
      </w:r>
      <w:r w:rsidRPr="00472584">
        <w:rPr>
          <w:b/>
          <w:bCs/>
          <w:i/>
          <w:iCs/>
        </w:rPr>
        <w:t>aluminum</w:t>
      </w:r>
      <w:r>
        <w:t xml:space="preserve"> are good examples of conductors.</w:t>
      </w:r>
    </w:p>
    <w:p w14:paraId="08CF6FE1" w14:textId="35C06801" w:rsidR="006B26BC" w:rsidRDefault="00472584" w:rsidP="00206D0B">
      <w:pPr>
        <w:pStyle w:val="ListParagraph"/>
        <w:numPr>
          <w:ilvl w:val="0"/>
          <w:numId w:val="33"/>
        </w:numPr>
      </w:pPr>
      <w:r>
        <w:t>The free electrons are mobile, and positive ionic cores are immobile within the conductor.</w:t>
      </w:r>
    </w:p>
    <w:p w14:paraId="1903D18C" w14:textId="77777777" w:rsidR="006B26BC" w:rsidRDefault="006B26BC" w:rsidP="00206D0B">
      <w:pPr>
        <w:pStyle w:val="ListParagraph"/>
        <w:numPr>
          <w:ilvl w:val="0"/>
          <w:numId w:val="13"/>
        </w:numPr>
      </w:pPr>
      <w:r>
        <w:t>Each atom of a typical conductor may contribute one conduction electron.</w:t>
      </w:r>
    </w:p>
    <w:p w14:paraId="428AB449" w14:textId="77777777" w:rsidR="006B26BC" w:rsidRDefault="006B26BC" w:rsidP="00206D0B">
      <w:pPr>
        <w:pStyle w:val="ListParagraph"/>
        <w:numPr>
          <w:ilvl w:val="0"/>
          <w:numId w:val="13"/>
        </w:numPr>
      </w:pPr>
      <w:r>
        <w:t>It means a conductor, on average, has 10²² conduction electrons/cm³.</w:t>
      </w:r>
    </w:p>
    <w:p w14:paraId="5E3338D9" w14:textId="77777777" w:rsidR="006B26BC" w:rsidRDefault="006B26BC" w:rsidP="00206D0B">
      <w:pPr>
        <w:pStyle w:val="ListParagraph"/>
        <w:numPr>
          <w:ilvl w:val="0"/>
          <w:numId w:val="13"/>
        </w:numPr>
      </w:pPr>
      <w:r>
        <w:t>In conductors, the conduction band and valence band overlap, so electrons can move freely.</w:t>
      </w:r>
    </w:p>
    <w:p w14:paraId="6E18BEFC" w14:textId="0BA72256" w:rsidR="006B26BC" w:rsidRDefault="006B26BC" w:rsidP="00206D0B">
      <w:pPr>
        <w:pStyle w:val="ListParagraph"/>
        <w:numPr>
          <w:ilvl w:val="0"/>
          <w:numId w:val="13"/>
        </w:numPr>
      </w:pPr>
      <w:r>
        <w:t>The resistivity of conductors is of the order of</w:t>
      </w:r>
      <w:r w:rsidRPr="00651054">
        <w:rPr>
          <w:b/>
          <w:bCs/>
        </w:rPr>
        <w:t xml:space="preserve"> 10⁻⁸ Ω·</w:t>
      </w:r>
      <w:r w:rsidR="008D45DA" w:rsidRPr="00651054">
        <w:rPr>
          <w:b/>
          <w:bCs/>
        </w:rPr>
        <w:t xml:space="preserve"> </w:t>
      </w:r>
      <w:r w:rsidRPr="00651054">
        <w:rPr>
          <w:b/>
          <w:bCs/>
        </w:rPr>
        <w:t>m.</w:t>
      </w:r>
    </w:p>
    <w:p w14:paraId="4663C7CD" w14:textId="25DCE807" w:rsidR="006B26BC" w:rsidRDefault="006B26BC" w:rsidP="00206D0B">
      <w:pPr>
        <w:pStyle w:val="ListParagraph"/>
        <w:numPr>
          <w:ilvl w:val="0"/>
          <w:numId w:val="13"/>
        </w:numPr>
      </w:pPr>
      <w:r>
        <w:t>Example: Resistivity of copper (Cu) = 1.77 × 10⁻⁸ Ω·</w:t>
      </w:r>
      <w:r w:rsidR="008D45DA">
        <w:t xml:space="preserve"> </w:t>
      </w:r>
      <w:r>
        <w:t>m</w:t>
      </w:r>
    </w:p>
    <w:p w14:paraId="34B225BD" w14:textId="77777777" w:rsidR="00AA2D0C" w:rsidRPr="009E33DF" w:rsidRDefault="00AA2D0C" w:rsidP="00AA2D0C">
      <w:pPr>
        <w:rPr>
          <w:b/>
          <w:bCs/>
          <w:i/>
          <w:iCs/>
          <w:sz w:val="24"/>
          <w:szCs w:val="24"/>
        </w:rPr>
      </w:pPr>
      <w:r w:rsidRPr="009E33DF">
        <w:rPr>
          <w:b/>
          <w:bCs/>
          <w:i/>
          <w:iCs/>
          <w:sz w:val="24"/>
          <w:szCs w:val="24"/>
        </w:rPr>
        <w:t>Semiconductors</w:t>
      </w:r>
    </w:p>
    <w:p w14:paraId="315E975B" w14:textId="77777777" w:rsidR="00AA2D0C" w:rsidRDefault="00AA2D0C" w:rsidP="00AA2D0C">
      <w:r>
        <w:t xml:space="preserve">The partial conductors are called </w:t>
      </w:r>
      <w:r w:rsidRPr="009E33DF">
        <w:rPr>
          <w:b/>
          <w:bCs/>
          <w:i/>
          <w:iCs/>
        </w:rPr>
        <w:t>semiconductors.</w:t>
      </w:r>
    </w:p>
    <w:p w14:paraId="14E153C8" w14:textId="77777777" w:rsidR="009E33DF" w:rsidRPr="00651054" w:rsidRDefault="00AA2D0C" w:rsidP="00206D0B">
      <w:pPr>
        <w:pStyle w:val="ListParagraph"/>
        <w:numPr>
          <w:ilvl w:val="0"/>
          <w:numId w:val="18"/>
        </w:numPr>
        <w:rPr>
          <w:b/>
          <w:bCs/>
          <w:i/>
          <w:iCs/>
        </w:rPr>
      </w:pPr>
      <w:r>
        <w:t xml:space="preserve">The well-known examples of semiconductors are </w:t>
      </w:r>
      <w:r w:rsidRPr="00651054">
        <w:rPr>
          <w:b/>
          <w:bCs/>
          <w:i/>
          <w:iCs/>
        </w:rPr>
        <w:t>silicon</w:t>
      </w:r>
      <w:r w:rsidRPr="00651054">
        <w:t xml:space="preserve"> and</w:t>
      </w:r>
      <w:r w:rsidRPr="00651054">
        <w:rPr>
          <w:b/>
          <w:bCs/>
          <w:i/>
          <w:iCs/>
        </w:rPr>
        <w:t xml:space="preserve"> germanium.</w:t>
      </w:r>
      <w:r w:rsidR="009E33DF" w:rsidRPr="00651054">
        <w:rPr>
          <w:b/>
          <w:bCs/>
          <w:i/>
          <w:iCs/>
        </w:rPr>
        <w:t xml:space="preserve"> </w:t>
      </w:r>
    </w:p>
    <w:p w14:paraId="2357CB57" w14:textId="77777777" w:rsidR="00AA2D0C" w:rsidRDefault="00AA2D0C" w:rsidP="00206D0B">
      <w:pPr>
        <w:pStyle w:val="ListParagraph"/>
        <w:numPr>
          <w:ilvl w:val="0"/>
          <w:numId w:val="18"/>
        </w:numPr>
      </w:pPr>
      <w:r>
        <w:t>A typical semiconductor has 10¹² conduction electrons/cm³.</w:t>
      </w:r>
    </w:p>
    <w:p w14:paraId="506C67F1" w14:textId="5D97B443" w:rsidR="00AA2D0C" w:rsidRDefault="00AA2D0C" w:rsidP="00206D0B">
      <w:pPr>
        <w:pStyle w:val="ListParagraph"/>
        <w:numPr>
          <w:ilvl w:val="0"/>
          <w:numId w:val="18"/>
        </w:numPr>
      </w:pPr>
      <w:r>
        <w:t>The resistivity of semiconductor germanium is 0.5 Ω·</w:t>
      </w:r>
      <w:r w:rsidR="00DE43CD">
        <w:t xml:space="preserve"> </w:t>
      </w:r>
      <w:r>
        <w:t>m.</w:t>
      </w:r>
    </w:p>
    <w:p w14:paraId="69DC5640" w14:textId="77777777" w:rsidR="00AA2D0C" w:rsidRPr="009E33DF" w:rsidRDefault="00AA2D0C" w:rsidP="00AA2D0C">
      <w:pPr>
        <w:rPr>
          <w:b/>
          <w:bCs/>
          <w:i/>
          <w:iCs/>
          <w:sz w:val="24"/>
          <w:szCs w:val="24"/>
        </w:rPr>
      </w:pPr>
      <w:r w:rsidRPr="009E33DF">
        <w:rPr>
          <w:b/>
          <w:bCs/>
          <w:i/>
          <w:iCs/>
          <w:sz w:val="24"/>
          <w:szCs w:val="24"/>
        </w:rPr>
        <w:t>Insulators</w:t>
      </w:r>
    </w:p>
    <w:p w14:paraId="44E5BCF3" w14:textId="77777777" w:rsidR="00AA2D0C" w:rsidRDefault="00AA2D0C" w:rsidP="00AA2D0C">
      <w:r>
        <w:lastRenderedPageBreak/>
        <w:t xml:space="preserve">The materials through which charges cannot flow are called </w:t>
      </w:r>
      <w:r w:rsidRPr="009E33DF">
        <w:rPr>
          <w:b/>
          <w:bCs/>
          <w:i/>
          <w:iCs/>
        </w:rPr>
        <w:t>insulators.</w:t>
      </w:r>
    </w:p>
    <w:p w14:paraId="3C8E9F1A" w14:textId="77777777" w:rsidR="00AA2D0C" w:rsidRDefault="00AA2D0C" w:rsidP="00206D0B">
      <w:pPr>
        <w:pStyle w:val="ListParagraph"/>
        <w:numPr>
          <w:ilvl w:val="0"/>
          <w:numId w:val="19"/>
        </w:numPr>
      </w:pPr>
      <w:r>
        <w:t>The electrons are tightly bound in such materials.</w:t>
      </w:r>
    </w:p>
    <w:p w14:paraId="467A86B4" w14:textId="77777777" w:rsidR="00AA2D0C" w:rsidRPr="00651054" w:rsidRDefault="00AA2D0C" w:rsidP="00206D0B">
      <w:pPr>
        <w:pStyle w:val="ListParagraph"/>
        <w:numPr>
          <w:ilvl w:val="0"/>
          <w:numId w:val="19"/>
        </w:numPr>
        <w:rPr>
          <w:b/>
          <w:bCs/>
          <w:i/>
          <w:iCs/>
        </w:rPr>
      </w:pPr>
      <w:r>
        <w:t xml:space="preserve">Well-known insulators are </w:t>
      </w:r>
      <w:r w:rsidRPr="00651054">
        <w:rPr>
          <w:b/>
          <w:bCs/>
          <w:i/>
          <w:iCs/>
        </w:rPr>
        <w:t>glass</w:t>
      </w:r>
      <w:r w:rsidRPr="00651054">
        <w:t xml:space="preserve"> and </w:t>
      </w:r>
      <w:r w:rsidRPr="00651054">
        <w:rPr>
          <w:b/>
          <w:bCs/>
          <w:i/>
          <w:iCs/>
        </w:rPr>
        <w:t>plastic.</w:t>
      </w:r>
    </w:p>
    <w:p w14:paraId="658E948F" w14:textId="77777777" w:rsidR="00AA2D0C" w:rsidRDefault="00AA2D0C" w:rsidP="00206D0B">
      <w:pPr>
        <w:pStyle w:val="ListParagraph"/>
        <w:numPr>
          <w:ilvl w:val="0"/>
          <w:numId w:val="19"/>
        </w:numPr>
      </w:pPr>
      <w:r>
        <w:t>The insulator has only one conduction electron/cm³.</w:t>
      </w:r>
    </w:p>
    <w:p w14:paraId="29E624BE" w14:textId="1FEB57C4" w:rsidR="00AA2D0C" w:rsidRDefault="00AA2D0C" w:rsidP="00206D0B">
      <w:pPr>
        <w:pStyle w:val="ListParagraph"/>
        <w:numPr>
          <w:ilvl w:val="0"/>
          <w:numId w:val="19"/>
        </w:numPr>
      </w:pPr>
      <w:r>
        <w:t xml:space="preserve">The resistivity of insulators is of the order of </w:t>
      </w:r>
      <w:r w:rsidRPr="00651054">
        <w:rPr>
          <w:b/>
          <w:bCs/>
        </w:rPr>
        <w:t>10¹¹–10¹⁶ Ω·</w:t>
      </w:r>
      <w:r w:rsidR="00DE43CD" w:rsidRPr="00651054">
        <w:rPr>
          <w:b/>
          <w:bCs/>
        </w:rPr>
        <w:t xml:space="preserve"> </w:t>
      </w:r>
      <w:r w:rsidRPr="00651054">
        <w:rPr>
          <w:b/>
          <w:bCs/>
        </w:rPr>
        <w:t>m.</w:t>
      </w:r>
    </w:p>
    <w:p w14:paraId="7D1C4AFC" w14:textId="2292C37C" w:rsidR="00AA2D0C" w:rsidRDefault="00AA2D0C" w:rsidP="00206D0B">
      <w:pPr>
        <w:pStyle w:val="ListParagraph"/>
        <w:numPr>
          <w:ilvl w:val="0"/>
          <w:numId w:val="19"/>
        </w:numPr>
      </w:pPr>
      <w:r>
        <w:t>The resistivity of glass is 2 × 10¹¹ Ω·</w:t>
      </w:r>
      <w:r w:rsidR="00DE43CD">
        <w:t xml:space="preserve"> </w:t>
      </w:r>
      <w:r>
        <w:t>m.</w:t>
      </w:r>
    </w:p>
    <w:p w14:paraId="4175AE11" w14:textId="77777777" w:rsidR="00AA2D0C" w:rsidRDefault="00AA2D0C" w:rsidP="00206D0B">
      <w:pPr>
        <w:pStyle w:val="ListParagraph"/>
        <w:numPr>
          <w:ilvl w:val="0"/>
          <w:numId w:val="19"/>
        </w:numPr>
      </w:pPr>
      <w:r>
        <w:t>The energy gap between conduction band and valence band in an insulator is very high.</w:t>
      </w:r>
    </w:p>
    <w:p w14:paraId="5AA39A37" w14:textId="77777777" w:rsidR="00AA2D0C" w:rsidRDefault="00AA2D0C" w:rsidP="00AA2D0C">
      <w:r>
        <w:t>The electrons cannot jump from valence band to conduction band.</w:t>
      </w:r>
    </w:p>
    <w:p w14:paraId="51601A3A" w14:textId="4FB947FE" w:rsidR="00AA2D0C" w:rsidRDefault="008524A5" w:rsidP="00AA2D0C">
      <w:r>
        <w:rPr>
          <w:noProof/>
        </w:rPr>
        <mc:AlternateContent>
          <mc:Choice Requires="wps">
            <w:drawing>
              <wp:anchor distT="0" distB="0" distL="114300" distR="114300" simplePos="0" relativeHeight="251658246" behindDoc="0" locked="0" layoutInCell="1" allowOverlap="1" wp14:anchorId="120BC90C" wp14:editId="556041A3">
                <wp:simplePos x="0" y="0"/>
                <wp:positionH relativeFrom="column">
                  <wp:posOffset>-19050</wp:posOffset>
                </wp:positionH>
                <wp:positionV relativeFrom="paragraph">
                  <wp:posOffset>92710</wp:posOffset>
                </wp:positionV>
                <wp:extent cx="6867525" cy="561975"/>
                <wp:effectExtent l="0" t="0" r="28575" b="28575"/>
                <wp:wrapSquare wrapText="bothSides"/>
                <wp:docPr id="917643728" name="Scroll: Horizontal 31"/>
                <wp:cNvGraphicFramePr/>
                <a:graphic xmlns:a="http://schemas.openxmlformats.org/drawingml/2006/main">
                  <a:graphicData uri="http://schemas.microsoft.com/office/word/2010/wordprocessingShape">
                    <wps:wsp>
                      <wps:cNvSpPr/>
                      <wps:spPr>
                        <a:xfrm>
                          <a:off x="0" y="0"/>
                          <a:ext cx="6867525" cy="5619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C2F942" w14:textId="77777777" w:rsidR="008524A5" w:rsidRPr="008524A5" w:rsidRDefault="008524A5" w:rsidP="008524A5">
                            <w:pPr>
                              <w:jc w:val="center"/>
                              <w:rPr>
                                <w:b/>
                                <w:bCs/>
                                <w:i/>
                                <w:iCs/>
                                <w:sz w:val="28"/>
                                <w:szCs w:val="28"/>
                              </w:rPr>
                            </w:pPr>
                            <w:r w:rsidRPr="008524A5">
                              <w:rPr>
                                <w:b/>
                                <w:bCs/>
                                <w:i/>
                                <w:iCs/>
                                <w:sz w:val="28"/>
                                <w:szCs w:val="28"/>
                              </w:rPr>
                              <w:t>Q.2 Discuss quantization of electric charge in detail.</w:t>
                            </w:r>
                          </w:p>
                          <w:p w14:paraId="08F2602D" w14:textId="77777777" w:rsidR="008524A5" w:rsidRDefault="008524A5" w:rsidP="008524A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0BC90C" id="Scroll: Horizontal 31" o:spid="_x0000_s1027" type="#_x0000_t98" style="position:absolute;margin-left:-1.5pt;margin-top:7.3pt;width:540.75pt;height:44.2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" fillcolor="black [3213]" strokecolor="#09101d [484]" strokeweight="1pt">
                <v:stroke joinstyle="miter"/>
                <v:textbox>
                  <w:txbxContent>
                    <w:p w14:paraId="68C2F942" w14:textId="77777777" w:rsidR="008524A5" w:rsidRPr="008524A5" w:rsidRDefault="008524A5" w:rsidP="008524A5">
                      <w:pPr>
                        <w:jc w:val="center"/>
                        <w:rPr>
                          <w:b/>
                          <w:bCs/>
                          <w:i/>
                          <w:iCs/>
                          <w:sz w:val="28"/>
                          <w:szCs w:val="28"/>
                        </w:rPr>
                      </w:pPr>
                      <w:r w:rsidRPr="008524A5">
                        <w:rPr>
                          <w:b/>
                          <w:bCs/>
                          <w:i/>
                          <w:iCs/>
                          <w:sz w:val="28"/>
                          <w:szCs w:val="28"/>
                        </w:rPr>
                        <w:t>Q.2 Discuss quantization of electric charge in detail.</w:t>
                      </w:r>
                    </w:p>
                    <w:p w14:paraId="08F2602D" w14:textId="77777777" w:rsidR="008524A5" w:rsidRDefault="008524A5" w:rsidP="008524A5">
                      <w:pPr>
                        <w:jc w:val="center"/>
                      </w:pPr>
                    </w:p>
                  </w:txbxContent>
                </v:textbox>
                <w10:wrap type="square"/>
              </v:shape>
            </w:pict>
          </mc:Fallback>
        </mc:AlternateContent>
      </w:r>
    </w:p>
    <w:p w14:paraId="6566E2CF" w14:textId="77777777" w:rsidR="00AA2D0C" w:rsidRPr="002421D4" w:rsidRDefault="00AA2D0C" w:rsidP="00AA2D0C">
      <w:pPr>
        <w:rPr>
          <w:b/>
          <w:bCs/>
          <w:i/>
          <w:iCs/>
          <w:sz w:val="24"/>
          <w:szCs w:val="24"/>
        </w:rPr>
      </w:pPr>
      <w:r w:rsidRPr="002421D4">
        <w:rPr>
          <w:b/>
          <w:bCs/>
          <w:i/>
          <w:iCs/>
          <w:sz w:val="24"/>
          <w:szCs w:val="24"/>
        </w:rPr>
        <w:t>Quantization of Charge</w:t>
      </w:r>
    </w:p>
    <w:p w14:paraId="3718191C" w14:textId="54B57696" w:rsidR="00AA2D0C" w:rsidRDefault="00AA2D0C" w:rsidP="00AA2D0C">
      <w:r>
        <w:t>The electric charge was thought to be a continuous fluid in Benjamin Franklin’</w:t>
      </w:r>
      <w:r w:rsidR="006B5D17">
        <w:t xml:space="preserve"> </w:t>
      </w:r>
      <w:r>
        <w:t>day.</w:t>
      </w:r>
    </w:p>
    <w:p w14:paraId="32880EF4" w14:textId="77777777" w:rsidR="00AA2D0C" w:rsidRDefault="00AA2D0C" w:rsidP="00AA2D0C">
      <w:r>
        <w:t>Nowadays we know that fluids such as air and water are not continuous but are made of atoms and molecules.</w:t>
      </w:r>
    </w:p>
    <w:p w14:paraId="28B280EE" w14:textId="77777777" w:rsidR="00AA2D0C" w:rsidRDefault="00AA2D0C" w:rsidP="00AA2D0C">
      <w:r>
        <w:t>Experiment shows that electrical fluid is also not continuous but is made up of multiples of a certain elementary charge.</w:t>
      </w:r>
    </w:p>
    <w:p w14:paraId="6308FF94" w14:textId="77777777" w:rsidR="00AA2D0C" w:rsidRDefault="00AA2D0C" w:rsidP="00AA2D0C">
      <w:r>
        <w:t>Any positive or negative charge q can be written as:</w:t>
      </w:r>
    </w:p>
    <w:p w14:paraId="6B41B7CA" w14:textId="7F2FC9D7" w:rsidR="00AA2D0C" w:rsidRPr="00C41648" w:rsidRDefault="00AA2D0C" w:rsidP="00C41648">
      <w:pPr>
        <w:jc w:val="center"/>
        <w:rPr>
          <w:b/>
          <w:bCs/>
        </w:rPr>
      </w:pPr>
      <w:r w:rsidRPr="00C41648">
        <w:rPr>
          <w:b/>
          <w:bCs/>
        </w:rPr>
        <w:t>q = n·</w:t>
      </w:r>
      <w:r w:rsidR="00C41648">
        <w:rPr>
          <w:b/>
          <w:bCs/>
        </w:rPr>
        <w:t xml:space="preserve"> </w:t>
      </w:r>
      <w:r w:rsidRPr="00C41648">
        <w:rPr>
          <w:b/>
          <w:bCs/>
        </w:rPr>
        <w:t>e</w:t>
      </w:r>
    </w:p>
    <w:p w14:paraId="5334B738" w14:textId="77777777" w:rsidR="00AA2D0C" w:rsidRDefault="00AA2D0C" w:rsidP="00AA2D0C">
      <w:r>
        <w:t>Where n = ±1, ±2, ±3, ... and e = 1.6 × 10⁻¹⁹ C</w:t>
      </w:r>
    </w:p>
    <w:p w14:paraId="15373481" w14:textId="1D93D04E" w:rsidR="00AA2D0C" w:rsidRDefault="00AA2D0C" w:rsidP="00AA2D0C">
      <w:r>
        <w:t>The elementary charge e is one of the important constants of nature.</w:t>
      </w:r>
      <w:r w:rsidR="00F4007F">
        <w:t xml:space="preserve"> </w:t>
      </w:r>
      <w:r>
        <w:t>The electron and proton both have a charge of magnitude e.</w:t>
      </w:r>
      <w:r w:rsidR="00F4007F">
        <w:t xml:space="preserve"> </w:t>
      </w:r>
      <w:r>
        <w:t>The quarks, which are constituent particles of protons and neutrons, have charges of +⅔ e or −⅓ e,</w:t>
      </w:r>
      <w:r w:rsidR="00F4007F">
        <w:t xml:space="preserve"> </w:t>
      </w:r>
      <w:r>
        <w:t>but they cannot be detected individually — that is why we do not take their charges to be the elementary charge.</w:t>
      </w:r>
      <w:r w:rsidR="00F4007F">
        <w:t xml:space="preserve"> </w:t>
      </w:r>
      <w:r>
        <w:t>You often see phrases such as "the charge on a sphere", "the amount of charge transferred", and "the charge carried by the electron".</w:t>
      </w:r>
      <w:r w:rsidR="00F4007F">
        <w:t xml:space="preserve"> </w:t>
      </w:r>
      <w:r>
        <w:t>These phrases suggest that charge is a substance.</w:t>
      </w:r>
      <w:r w:rsidR="00F4007F">
        <w:t xml:space="preserve"> </w:t>
      </w:r>
      <w:r>
        <w:t>You should, however, keep in mind what it is indeed:</w:t>
      </w:r>
    </w:p>
    <w:p w14:paraId="01E601C6" w14:textId="1EF79568" w:rsidR="00AA2D0C" w:rsidRPr="009917B3" w:rsidRDefault="00AA2D0C" w:rsidP="00AA2D0C">
      <w:pPr>
        <w:rPr>
          <w:b/>
          <w:bCs/>
          <w:i/>
          <w:iCs/>
        </w:rPr>
      </w:pPr>
      <w:r w:rsidRPr="009917B3">
        <w:rPr>
          <w:b/>
          <w:bCs/>
          <w:i/>
          <w:iCs/>
        </w:rPr>
        <w:t>particles are the substance and charge happens to be one of their properties just as mass is.</w:t>
      </w:r>
    </w:p>
    <w:p w14:paraId="1B46975B" w14:textId="4AAB0100" w:rsidR="001F2678" w:rsidRDefault="0065681A" w:rsidP="002A7C15">
      <w:pPr>
        <w:rPr>
          <w:b/>
          <w:bCs/>
          <w:i/>
          <w:iCs/>
          <w:sz w:val="28"/>
          <w:szCs w:val="28"/>
        </w:rPr>
      </w:pPr>
      <w:r>
        <w:rPr>
          <w:b/>
          <w:bCs/>
          <w:i/>
          <w:iCs/>
          <w:noProof/>
          <w:sz w:val="28"/>
          <w:szCs w:val="28"/>
        </w:rPr>
        <mc:AlternateContent>
          <mc:Choice Requires="wps">
            <w:drawing>
              <wp:anchor distT="0" distB="0" distL="114300" distR="114300" simplePos="0" relativeHeight="251658247" behindDoc="0" locked="0" layoutInCell="1" allowOverlap="1" wp14:anchorId="070540E9" wp14:editId="4F1D55BC">
                <wp:simplePos x="0" y="0"/>
                <wp:positionH relativeFrom="margin">
                  <wp:align>center</wp:align>
                </wp:positionH>
                <wp:positionV relativeFrom="paragraph">
                  <wp:posOffset>10160</wp:posOffset>
                </wp:positionV>
                <wp:extent cx="6819900" cy="504825"/>
                <wp:effectExtent l="0" t="0" r="19050" b="28575"/>
                <wp:wrapNone/>
                <wp:docPr id="1420799087" name="Scroll: Horizontal 32"/>
                <wp:cNvGraphicFramePr/>
                <a:graphic xmlns:a="http://schemas.openxmlformats.org/drawingml/2006/main">
                  <a:graphicData uri="http://schemas.microsoft.com/office/word/2010/wordprocessingShape">
                    <wps:wsp>
                      <wps:cNvSpPr/>
                      <wps:spPr>
                        <a:xfrm>
                          <a:off x="0" y="0"/>
                          <a:ext cx="6819900" cy="5048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D81765" w14:textId="77777777" w:rsidR="0065681A" w:rsidRPr="0065681A" w:rsidRDefault="0065681A" w:rsidP="0065681A">
                            <w:pPr>
                              <w:jc w:val="center"/>
                              <w:rPr>
                                <w:b/>
                                <w:bCs/>
                                <w:i/>
                                <w:iCs/>
                                <w:sz w:val="28"/>
                                <w:szCs w:val="28"/>
                              </w:rPr>
                            </w:pPr>
                            <w:r w:rsidRPr="0065681A">
                              <w:rPr>
                                <w:b/>
                                <w:bCs/>
                                <w:i/>
                                <w:iCs/>
                                <w:sz w:val="28"/>
                                <w:szCs w:val="28"/>
                              </w:rPr>
                              <w:t>Q.3 Discuss conservation of electric charge in detail with examples.</w:t>
                            </w:r>
                          </w:p>
                          <w:p w14:paraId="338BDF77" w14:textId="77777777" w:rsidR="0065681A" w:rsidRDefault="0065681A" w:rsidP="006568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70540E9" id="Scroll: Horizontal 32" o:spid="_x0000_s1028" type="#_x0000_t98" style="position:absolute;margin-left:0;margin-top:.8pt;width:537pt;height:39.7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" fillcolor="black [3213]" strokecolor="#09101d [484]" strokeweight="1pt">
                <v:stroke joinstyle="miter"/>
                <v:textbox>
                  <w:txbxContent>
                    <w:p w14:paraId="1FD81765" w14:textId="77777777" w:rsidR="0065681A" w:rsidRPr="0065681A" w:rsidRDefault="0065681A" w:rsidP="0065681A">
                      <w:pPr>
                        <w:jc w:val="center"/>
                        <w:rPr>
                          <w:b/>
                          <w:bCs/>
                          <w:i/>
                          <w:iCs/>
                          <w:sz w:val="28"/>
                          <w:szCs w:val="28"/>
                        </w:rPr>
                      </w:pPr>
                      <w:r w:rsidRPr="0065681A">
                        <w:rPr>
                          <w:b/>
                          <w:bCs/>
                          <w:i/>
                          <w:iCs/>
                          <w:sz w:val="28"/>
                          <w:szCs w:val="28"/>
                        </w:rPr>
                        <w:t>Q.3 Discuss conservation of electric charge in detail with examples.</w:t>
                      </w:r>
                    </w:p>
                    <w:p w14:paraId="338BDF77" w14:textId="77777777" w:rsidR="0065681A" w:rsidRDefault="0065681A" w:rsidP="0065681A">
                      <w:pPr>
                        <w:jc w:val="center"/>
                      </w:pPr>
                    </w:p>
                  </w:txbxContent>
                </v:textbox>
                <w10:wrap anchorx="margin"/>
              </v:shape>
            </w:pict>
          </mc:Fallback>
        </mc:AlternateContent>
      </w:r>
    </w:p>
    <w:p w14:paraId="0EF932ED" w14:textId="77777777" w:rsidR="0065681A" w:rsidRDefault="0065681A" w:rsidP="002A7C15">
      <w:pPr>
        <w:rPr>
          <w:b/>
          <w:bCs/>
          <w:i/>
          <w:iCs/>
          <w:sz w:val="24"/>
          <w:szCs w:val="24"/>
        </w:rPr>
      </w:pPr>
    </w:p>
    <w:p w14:paraId="4F33F9F6" w14:textId="1E507084" w:rsidR="002A7C15" w:rsidRPr="001F2678" w:rsidRDefault="002A7C15" w:rsidP="002A7C15">
      <w:pPr>
        <w:rPr>
          <w:b/>
          <w:bCs/>
          <w:i/>
          <w:iCs/>
          <w:sz w:val="24"/>
          <w:szCs w:val="24"/>
        </w:rPr>
      </w:pPr>
      <w:r w:rsidRPr="002A7C15">
        <w:rPr>
          <w:b/>
          <w:bCs/>
          <w:i/>
          <w:iCs/>
          <w:sz w:val="24"/>
          <w:szCs w:val="24"/>
        </w:rPr>
        <w:t>CHARGE CONSERVATION</w:t>
      </w:r>
    </w:p>
    <w:p w14:paraId="02E28A5F" w14:textId="78E6D139" w:rsidR="002A7C15" w:rsidRDefault="002A7C15" w:rsidP="002A7C15">
      <w:r>
        <w:t>The positive charge appears on the rod when you rub a glass rod with silk.</w:t>
      </w:r>
      <w:r w:rsidR="00976524">
        <w:t xml:space="preserve"> </w:t>
      </w:r>
      <w:r>
        <w:t>The measurement shows that a negative charge of equal magnitude appears on the silk.</w:t>
      </w:r>
      <w:r w:rsidR="00976524">
        <w:t xml:space="preserve"> </w:t>
      </w:r>
      <w:r>
        <w:t>This suggests that rubbing does not create charge but only transfers it from one body to another.</w:t>
      </w:r>
      <w:r w:rsidR="00976524">
        <w:t xml:space="preserve"> </w:t>
      </w:r>
      <w:r>
        <w:t>This hypothesis of conservation of charge was first put forward by Benjamin Franklin.</w:t>
      </w:r>
    </w:p>
    <w:p w14:paraId="6E835994" w14:textId="5DF24C3F" w:rsidR="002A7C15" w:rsidRDefault="002A7C15" w:rsidP="002A7C15">
      <w:r>
        <w:t>Some examples of charge conservation are as follows:</w:t>
      </w:r>
    </w:p>
    <w:p w14:paraId="55380D5C" w14:textId="2D207779" w:rsidR="002A7C15" w:rsidRPr="002A7C15" w:rsidRDefault="002A7C15" w:rsidP="002A7C15">
      <w:pPr>
        <w:rPr>
          <w:b/>
          <w:bCs/>
          <w:i/>
          <w:iCs/>
          <w:sz w:val="24"/>
          <w:szCs w:val="24"/>
        </w:rPr>
      </w:pPr>
      <w:r w:rsidRPr="002A7C15">
        <w:rPr>
          <w:b/>
          <w:bCs/>
          <w:i/>
          <w:iCs/>
          <w:sz w:val="24"/>
          <w:szCs w:val="24"/>
        </w:rPr>
        <w:t>1. RADIOACTIVE DECAY</w:t>
      </w:r>
    </w:p>
    <w:p w14:paraId="62655C7C" w14:textId="77777777" w:rsidR="002A7C15" w:rsidRDefault="002A7C15" w:rsidP="00206D0B">
      <w:pPr>
        <w:pStyle w:val="ListParagraph"/>
        <w:numPr>
          <w:ilvl w:val="0"/>
          <w:numId w:val="34"/>
        </w:numPr>
      </w:pPr>
      <w:r>
        <w:t>The conservation of charge occurs in radioactive decay of nuclei in which a nucleus transforms into a different type of nucleus.</w:t>
      </w:r>
    </w:p>
    <w:p w14:paraId="6599E79F" w14:textId="77777777" w:rsidR="002A7C15" w:rsidRDefault="002A7C15" w:rsidP="00206D0B">
      <w:pPr>
        <w:pStyle w:val="ListParagraph"/>
        <w:numPr>
          <w:ilvl w:val="0"/>
          <w:numId w:val="34"/>
        </w:numPr>
      </w:pPr>
      <w:r>
        <w:lastRenderedPageBreak/>
        <w:t>For example, a uranium-238 nucleus transforms into a thorium-234 nucleus by emitting an alpha particle.</w:t>
      </w:r>
    </w:p>
    <w:p w14:paraId="5C57B226" w14:textId="2F7206DB" w:rsidR="002A7C15" w:rsidRDefault="008674C0" w:rsidP="009E1373">
      <w:pPr>
        <w:pStyle w:val="ListParagraph"/>
        <w:jc w:val="center"/>
      </w:pPr>
      <w:r w:rsidRPr="008674C0">
        <w:t>²³⁸₉₂U → ²³⁴₉₀Th + ⁴₂</w:t>
      </w:r>
      <w:r w:rsidR="00881259" w:rsidRPr="00881259">
        <w:t xml:space="preserve"> He</w:t>
      </w:r>
    </w:p>
    <w:p w14:paraId="2B5A5185" w14:textId="77777777" w:rsidR="002A7C15" w:rsidRDefault="002A7C15" w:rsidP="00206D0B">
      <w:pPr>
        <w:pStyle w:val="ListParagraph"/>
        <w:numPr>
          <w:ilvl w:val="0"/>
          <w:numId w:val="34"/>
        </w:numPr>
      </w:pPr>
      <w:r>
        <w:t>The parent nucleus 92U238 contains 92 protons having a total charge of +92e.</w:t>
      </w:r>
    </w:p>
    <w:p w14:paraId="42F61C81" w14:textId="77777777" w:rsidR="002A7C15" w:rsidRDefault="002A7C15" w:rsidP="00206D0B">
      <w:pPr>
        <w:pStyle w:val="ListParagraph"/>
        <w:numPr>
          <w:ilvl w:val="0"/>
          <w:numId w:val="34"/>
        </w:numPr>
      </w:pPr>
      <w:r>
        <w:t>The daughter nucleus 90Th234 contains 90 protons having a total charge of +90e.</w:t>
      </w:r>
    </w:p>
    <w:p w14:paraId="76B05BC0" w14:textId="77777777" w:rsidR="002A7C15" w:rsidRDefault="002A7C15" w:rsidP="00206D0B">
      <w:pPr>
        <w:pStyle w:val="ListParagraph"/>
        <w:numPr>
          <w:ilvl w:val="0"/>
          <w:numId w:val="34"/>
        </w:numPr>
      </w:pPr>
      <w:r>
        <w:t>The emitted alpha particle 2He4 contains 2 protons having charge of +2e.</w:t>
      </w:r>
    </w:p>
    <w:p w14:paraId="66BCBB40" w14:textId="77777777" w:rsidR="002A7C15" w:rsidRDefault="002A7C15" w:rsidP="00206D0B">
      <w:pPr>
        <w:pStyle w:val="ListParagraph"/>
        <w:numPr>
          <w:ilvl w:val="0"/>
          <w:numId w:val="34"/>
        </w:numPr>
      </w:pPr>
      <w:r>
        <w:t>Thus, the total charge is +92e both before and after the decay.</w:t>
      </w:r>
    </w:p>
    <w:p w14:paraId="716872AB" w14:textId="77777777" w:rsidR="002A7C15" w:rsidRDefault="002A7C15" w:rsidP="002A7C15">
      <w:r>
        <w:t>Hence, charge is conserved.</w:t>
      </w:r>
    </w:p>
    <w:p w14:paraId="4F0403F4" w14:textId="77777777" w:rsidR="002A7C15" w:rsidRDefault="002A7C15" w:rsidP="002A7C15">
      <w:r>
        <w:t>The total number of protons and neutrons before decay are 238, and after decay are 234 + 4 = 238.</w:t>
      </w:r>
    </w:p>
    <w:p w14:paraId="11318614" w14:textId="39DC17B3" w:rsidR="002A7C15" w:rsidRDefault="002A7C15" w:rsidP="002A7C15">
      <w:r>
        <w:t>Hence, total number of protons and neutrons are also conserved in the decay process.</w:t>
      </w:r>
    </w:p>
    <w:p w14:paraId="51D93F80" w14:textId="750CECCB" w:rsidR="002A7C15" w:rsidRPr="002A7C15" w:rsidRDefault="002A7C15" w:rsidP="002A7C15">
      <w:pPr>
        <w:rPr>
          <w:b/>
          <w:bCs/>
          <w:i/>
          <w:iCs/>
          <w:sz w:val="24"/>
          <w:szCs w:val="24"/>
        </w:rPr>
      </w:pPr>
      <w:r w:rsidRPr="002A7C15">
        <w:rPr>
          <w:b/>
          <w:bCs/>
          <w:i/>
          <w:iCs/>
          <w:sz w:val="24"/>
          <w:szCs w:val="24"/>
        </w:rPr>
        <w:t>2. ANNIHILATION OF MATTER</w:t>
      </w:r>
    </w:p>
    <w:p w14:paraId="1665EF8A" w14:textId="3A2E9926" w:rsidR="002A7C15" w:rsidRDefault="002A7C15" w:rsidP="00206D0B">
      <w:pPr>
        <w:pStyle w:val="ListParagraph"/>
        <w:numPr>
          <w:ilvl w:val="0"/>
          <w:numId w:val="35"/>
        </w:numPr>
      </w:pPr>
      <w:r>
        <w:t>Charge conservation occurs in the annihilation process when an electron having charge -e and its antiparticle called positron having charge +e annihilate</w:t>
      </w:r>
      <w:r w:rsidR="009E1373">
        <w:t>s</w:t>
      </w:r>
      <w:r>
        <w:t xml:space="preserve"> in such a way that they transform into two gamma rays.</w:t>
      </w:r>
    </w:p>
    <w:p w14:paraId="5FA33309" w14:textId="77777777" w:rsidR="002A7C15" w:rsidRDefault="002A7C15" w:rsidP="009E1373">
      <w:pPr>
        <w:jc w:val="center"/>
      </w:pPr>
      <w:r>
        <w:t>e⁻ + e⁺ → γ + γ</w:t>
      </w:r>
    </w:p>
    <w:p w14:paraId="12E9B910" w14:textId="77777777" w:rsidR="002A7C15" w:rsidRDefault="002A7C15" w:rsidP="00206D0B">
      <w:pPr>
        <w:pStyle w:val="ListParagraph"/>
        <w:numPr>
          <w:ilvl w:val="0"/>
          <w:numId w:val="35"/>
        </w:numPr>
      </w:pPr>
      <w:r>
        <w:t>The net charge of the system is zero both before and after the event.</w:t>
      </w:r>
    </w:p>
    <w:p w14:paraId="1CC88E64" w14:textId="3CB19F1C" w:rsidR="002A7C15" w:rsidRDefault="002A7C15" w:rsidP="002A7C15">
      <w:r>
        <w:t>Hence, charge is conserved.</w:t>
      </w:r>
    </w:p>
    <w:p w14:paraId="2FBABC64" w14:textId="20002F41" w:rsidR="002A7C15" w:rsidRPr="002A7C15" w:rsidRDefault="002A7C15" w:rsidP="002A7C15">
      <w:pPr>
        <w:rPr>
          <w:b/>
          <w:bCs/>
          <w:i/>
          <w:iCs/>
          <w:sz w:val="24"/>
          <w:szCs w:val="24"/>
        </w:rPr>
      </w:pPr>
      <w:r w:rsidRPr="002A7C15">
        <w:rPr>
          <w:b/>
          <w:bCs/>
          <w:i/>
          <w:iCs/>
          <w:sz w:val="24"/>
          <w:szCs w:val="24"/>
        </w:rPr>
        <w:t>3. PAIR PRODUCTION</w:t>
      </w:r>
    </w:p>
    <w:p w14:paraId="29DA283D" w14:textId="77777777" w:rsidR="002A7C15" w:rsidRDefault="002A7C15" w:rsidP="00206D0B">
      <w:pPr>
        <w:pStyle w:val="ListParagraph"/>
        <w:numPr>
          <w:ilvl w:val="0"/>
          <w:numId w:val="35"/>
        </w:numPr>
      </w:pPr>
      <w:r>
        <w:t>Charge is also conserved in pair production, which is the reverse process of annihilation.</w:t>
      </w:r>
    </w:p>
    <w:p w14:paraId="314672D2" w14:textId="77777777" w:rsidR="002A7C15" w:rsidRDefault="002A7C15" w:rsidP="00206D0B">
      <w:pPr>
        <w:pStyle w:val="ListParagraph"/>
        <w:numPr>
          <w:ilvl w:val="0"/>
          <w:numId w:val="35"/>
        </w:numPr>
      </w:pPr>
      <w:r>
        <w:t>In this process, a gamma ray transforms into an electron and a positron.</w:t>
      </w:r>
    </w:p>
    <w:p w14:paraId="76AFA0C7" w14:textId="77777777" w:rsidR="002A7C15" w:rsidRDefault="002A7C15" w:rsidP="009E1373">
      <w:pPr>
        <w:jc w:val="center"/>
      </w:pPr>
      <w:r>
        <w:t>γ → e⁻ + e⁺</w:t>
      </w:r>
    </w:p>
    <w:p w14:paraId="4AB7DEDD" w14:textId="77777777" w:rsidR="002A7C15" w:rsidRDefault="002A7C15" w:rsidP="00206D0B">
      <w:pPr>
        <w:pStyle w:val="ListParagraph"/>
        <w:numPr>
          <w:ilvl w:val="0"/>
          <w:numId w:val="36"/>
        </w:numPr>
      </w:pPr>
      <w:r>
        <w:t>The net charge of the system is zero both before and after the event.</w:t>
      </w:r>
    </w:p>
    <w:p w14:paraId="0AEDA5C5" w14:textId="2477B247" w:rsidR="002A7C15" w:rsidRDefault="008D7BCC" w:rsidP="002A7C15">
      <w:r>
        <w:rPr>
          <w:noProof/>
        </w:rPr>
        <mc:AlternateContent>
          <mc:Choice Requires="wps">
            <w:drawing>
              <wp:anchor distT="0" distB="0" distL="114300" distR="114300" simplePos="0" relativeHeight="251658250" behindDoc="0" locked="0" layoutInCell="1" allowOverlap="1" wp14:anchorId="1EFF113B" wp14:editId="7AA74324">
                <wp:simplePos x="0" y="0"/>
                <wp:positionH relativeFrom="column">
                  <wp:posOffset>-38100</wp:posOffset>
                </wp:positionH>
                <wp:positionV relativeFrom="paragraph">
                  <wp:posOffset>272415</wp:posOffset>
                </wp:positionV>
                <wp:extent cx="6858000" cy="504825"/>
                <wp:effectExtent l="0" t="0" r="19050" b="28575"/>
                <wp:wrapSquare wrapText="bothSides"/>
                <wp:docPr id="1888921274" name="Scroll: Horizontal 57"/>
                <wp:cNvGraphicFramePr/>
                <a:graphic xmlns:a="http://schemas.openxmlformats.org/drawingml/2006/main">
                  <a:graphicData uri="http://schemas.microsoft.com/office/word/2010/wordprocessingShape">
                    <wps:wsp>
                      <wps:cNvSpPr/>
                      <wps:spPr>
                        <a:xfrm>
                          <a:off x="0" y="0"/>
                          <a:ext cx="6858000" cy="5048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4C856C" w14:textId="7DC7C425" w:rsidR="008D7BCC" w:rsidRPr="008D7BCC" w:rsidRDefault="008D7BCC" w:rsidP="008D7BCC">
                            <w:pPr>
                              <w:jc w:val="center"/>
                              <w:rPr>
                                <w:b/>
                                <w:bCs/>
                                <w:i/>
                                <w:iCs/>
                                <w:sz w:val="28"/>
                                <w:szCs w:val="28"/>
                              </w:rPr>
                            </w:pPr>
                            <w:r w:rsidRPr="008D7BCC">
                              <w:rPr>
                                <w:b/>
                                <w:bCs/>
                                <w:i/>
                                <w:iCs/>
                                <w:sz w:val="28"/>
                                <w:szCs w:val="28"/>
                              </w:rPr>
                              <w:t>Q.4 State and explain Coulomb's law in 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FF113B" id="Scroll: Horizontal 57" o:spid="_x0000_s1029" type="#_x0000_t98" style="position:absolute;margin-left:-3pt;margin-top:21.45pt;width:540pt;height:39.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" fillcolor="black [3213]" strokecolor="#09101d [484]" strokeweight="1pt">
                <v:stroke joinstyle="miter"/>
                <v:textbox>
                  <w:txbxContent>
                    <w:p w14:paraId="084C856C" w14:textId="7DC7C425" w:rsidR="008D7BCC" w:rsidRPr="008D7BCC" w:rsidRDefault="008D7BCC" w:rsidP="008D7BCC">
                      <w:pPr>
                        <w:jc w:val="center"/>
                        <w:rPr>
                          <w:b/>
                          <w:bCs/>
                          <w:i/>
                          <w:iCs/>
                          <w:sz w:val="28"/>
                          <w:szCs w:val="28"/>
                        </w:rPr>
                      </w:pPr>
                      <w:r w:rsidRPr="008D7BCC">
                        <w:rPr>
                          <w:b/>
                          <w:bCs/>
                          <w:i/>
                          <w:iCs/>
                          <w:sz w:val="28"/>
                          <w:szCs w:val="28"/>
                        </w:rPr>
                        <w:t>Q.4 State and explain Coulomb's law in detail</w:t>
                      </w:r>
                    </w:p>
                  </w:txbxContent>
                </v:textbox>
                <w10:wrap type="square"/>
              </v:shape>
            </w:pict>
          </mc:Fallback>
        </mc:AlternateContent>
      </w:r>
      <w:r w:rsidR="002A7C15">
        <w:t>Hence, charge is conserved.</w:t>
      </w:r>
    </w:p>
    <w:p w14:paraId="53996139" w14:textId="0E5CF1BA" w:rsidR="00AA2D0C" w:rsidRPr="00F4007F" w:rsidRDefault="00AA2D0C" w:rsidP="00AA2D0C">
      <w:pPr>
        <w:rPr>
          <w:b/>
          <w:bCs/>
          <w:i/>
          <w:iCs/>
          <w:sz w:val="24"/>
          <w:szCs w:val="24"/>
        </w:rPr>
      </w:pPr>
      <w:r w:rsidRPr="002421D4">
        <w:rPr>
          <w:b/>
          <w:bCs/>
          <w:i/>
          <w:iCs/>
          <w:sz w:val="24"/>
          <w:szCs w:val="24"/>
        </w:rPr>
        <w:t>Coulomb’s Law</w:t>
      </w:r>
    </w:p>
    <w:p w14:paraId="3E33A73E" w14:textId="3D70CF2C" w:rsidR="00AA2D0C" w:rsidRPr="002421D4" w:rsidRDefault="00AA2D0C" w:rsidP="00AA2D0C">
      <w:pPr>
        <w:rPr>
          <w:highlight w:val="lightGray"/>
        </w:rPr>
      </w:pPr>
      <w:r w:rsidRPr="002421D4">
        <w:rPr>
          <w:highlight w:val="lightGray"/>
        </w:rPr>
        <w:t>The electric force between two point</w:t>
      </w:r>
      <w:r w:rsidR="009E1373">
        <w:rPr>
          <w:highlight w:val="lightGray"/>
        </w:rPr>
        <w:t>s</w:t>
      </w:r>
      <w:r w:rsidRPr="002421D4">
        <w:rPr>
          <w:highlight w:val="lightGray"/>
        </w:rPr>
        <w:t xml:space="preserve"> charges is directly proportional to the product of the magnitudes of the charges</w:t>
      </w:r>
    </w:p>
    <w:p w14:paraId="5EA3BFB3" w14:textId="686D788E" w:rsidR="00AA2D0C" w:rsidRDefault="00AA2CE4" w:rsidP="00AA2D0C">
      <w:r>
        <w:rPr>
          <w:rFonts w:ascii="Calibri" w:hAnsi="Calibri" w:cs="Calibri"/>
          <w:noProof/>
        </w:rPr>
        <w:drawing>
          <wp:anchor distT="0" distB="0" distL="114300" distR="114300" simplePos="0" relativeHeight="251659295" behindDoc="0" locked="0" layoutInCell="1" allowOverlap="1" wp14:anchorId="0BCCD975" wp14:editId="079939D8">
            <wp:simplePos x="0" y="0"/>
            <wp:positionH relativeFrom="column">
              <wp:posOffset>4942577</wp:posOffset>
            </wp:positionH>
            <wp:positionV relativeFrom="paragraph">
              <wp:posOffset>146913</wp:posOffset>
            </wp:positionV>
            <wp:extent cx="1414145" cy="1183005"/>
            <wp:effectExtent l="0" t="0" r="0" b="0"/>
            <wp:wrapSquare wrapText="bothSides"/>
            <wp:docPr id="3119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4145" cy="1183005"/>
                    </a:xfrm>
                    <a:prstGeom prst="rect">
                      <a:avLst/>
                    </a:prstGeom>
                    <a:noFill/>
                  </pic:spPr>
                </pic:pic>
              </a:graphicData>
            </a:graphic>
          </wp:anchor>
        </w:drawing>
      </w:r>
      <w:r w:rsidR="00AA2D0C" w:rsidRPr="002421D4">
        <w:rPr>
          <w:highlight w:val="lightGray"/>
        </w:rPr>
        <w:t>and inversely proportional to the square of the distance between them.</w:t>
      </w:r>
    </w:p>
    <w:p w14:paraId="104C69C7" w14:textId="55317CED" w:rsidR="006542F7" w:rsidRDefault="00E818CF" w:rsidP="006542F7">
      <w:pPr>
        <w:jc w:val="center"/>
        <w:rPr>
          <w:ins w:id="1" w:author="Microsoft Word" w:date="2025-11-02T19:19:00Z"/>
          <w:rFonts w:ascii="Calibri" w:hAnsi="Calibri" w:cs="Calibri"/>
        </w:rPr>
      </w:pPr>
      <w:del w:id="2" w:author="Microsoft Word" w:date="2025-11-02T19:19:00Z">
        <w:r>
          <w:delText xml:space="preserve">ₑ </w:delText>
        </w:r>
        <w:r>
          <w:rPr>
            <w:rFonts w:ascii="Cambria Math" w:hAnsi="Cambria Math" w:cs="Cambria Math"/>
          </w:rPr>
          <w:delText>∝</w:delText>
        </w:r>
        <w:r>
          <w:delText xml:space="preserve"> 1 / r</w:delText>
        </w:r>
        <w:r>
          <w:rPr>
            <w:rFonts w:ascii="Calibri" w:hAnsi="Calibri" w:cs="Calibri"/>
          </w:rPr>
          <w:delText>²</w:delText>
        </w:r>
      </w:del>
      <w:ins w:id="3" w:author="Microsoft Word" w:date="2025-11-02T19:19:00Z">
        <w:r>
          <w:t xml:space="preserve">Fₑ </w:t>
        </w:r>
        <w:r>
          <w:rPr>
            <w:rFonts w:ascii="Cambria Math" w:hAnsi="Cambria Math" w:cs="Cambria Math"/>
          </w:rPr>
          <w:t>∝</w:t>
        </w:r>
        <w:r>
          <w:t xml:space="preserve"> q</w:t>
        </w:r>
        <w:r>
          <w:rPr>
            <w:rFonts w:ascii="Calibri" w:hAnsi="Calibri" w:cs="Calibri"/>
          </w:rPr>
          <w:t>₁</w:t>
        </w:r>
        <w:r>
          <w:t xml:space="preserve"> q</w:t>
        </w:r>
        <w:r>
          <w:rPr>
            <w:rFonts w:ascii="Calibri" w:hAnsi="Calibri" w:cs="Calibri"/>
          </w:rPr>
          <w:t>₂</w:t>
        </w:r>
        <w:r w:rsidR="00463167">
          <w:rPr>
            <w:rFonts w:ascii="Calibri" w:hAnsi="Calibri" w:cs="Calibri"/>
          </w:rPr>
          <w:t xml:space="preserve">                                           </w:t>
        </w:r>
        <w:r w:rsidR="00463167" w:rsidRPr="00463167">
          <w:rPr>
            <w:rFonts w:ascii="Calibri" w:hAnsi="Calibri" w:cs="Calibri"/>
          </w:rPr>
          <w:t xml:space="preserve">      </w:t>
        </w:r>
      </w:ins>
    </w:p>
    <w:p w14:paraId="1EBC7CE3" w14:textId="2ADC81D4" w:rsidR="00E818CF" w:rsidRPr="006542F7" w:rsidRDefault="006542F7" w:rsidP="00ED2854">
      <w:pPr>
        <w:jc w:val="center"/>
        <w:rPr>
          <w:rFonts w:ascii="Calibri" w:hAnsi="Calibri" w:cs="Calibri"/>
        </w:rPr>
      </w:pPr>
      <w:ins w:id="4" w:author="Microsoft Word" w:date="2025-11-02T19:19:00Z">
        <w:r>
          <w:rPr>
            <w:rFonts w:ascii="Calibri" w:hAnsi="Calibri" w:cs="Calibri"/>
          </w:rPr>
          <w:t>F</w:t>
        </w:r>
        <w:r w:rsidR="00E818CF">
          <w:t xml:space="preserve">ₑ </w:t>
        </w:r>
        <w:r w:rsidR="00E818CF">
          <w:rPr>
            <w:rFonts w:ascii="Cambria Math" w:hAnsi="Cambria Math" w:cs="Cambria Math"/>
          </w:rPr>
          <w:t>∝</w:t>
        </w:r>
        <w:r w:rsidR="00E818CF">
          <w:t xml:space="preserve"> 1 / r</w:t>
        </w:r>
        <w:r w:rsidR="00E818CF">
          <w:rPr>
            <w:rFonts w:ascii="Calibri" w:hAnsi="Calibri" w:cs="Calibri"/>
          </w:rPr>
          <w:t>²</w:t>
        </w:r>
      </w:ins>
    </w:p>
    <w:p w14:paraId="78DA1CE4" w14:textId="77777777" w:rsidR="00AA2CE4" w:rsidRDefault="00AA2CE4" w:rsidP="006542F7">
      <w:pPr>
        <w:tabs>
          <w:tab w:val="left" w:pos="4366"/>
          <w:tab w:val="center" w:pos="5400"/>
        </w:tabs>
        <w:rPr>
          <w:noProof/>
        </w:rPr>
      </w:pPr>
    </w:p>
    <w:p w14:paraId="354F3081" w14:textId="2C47D629" w:rsidR="00AA2D0C" w:rsidRDefault="00E818CF" w:rsidP="00DC684A">
      <w:pPr>
        <w:tabs>
          <w:tab w:val="left" w:pos="4366"/>
          <w:tab w:val="center" w:pos="5400"/>
        </w:tabs>
        <w:jc w:val="center"/>
      </w:pPr>
      <w:r>
        <w:t>Fₑ = k (q₁ q₂ / r²)</w:t>
      </w:r>
    </w:p>
    <w:p w14:paraId="3A049AA8" w14:textId="77777777" w:rsidR="00AA2D0C" w:rsidRDefault="00AA2D0C" w:rsidP="00AA2D0C">
      <w:r>
        <w:t>Where</w:t>
      </w:r>
      <w:r w:rsidRPr="007244E0">
        <w:rPr>
          <w:b/>
          <w:bCs/>
        </w:rPr>
        <w:t xml:space="preserve"> k</w:t>
      </w:r>
      <w:r>
        <w:t xml:space="preserve"> is the constant of proportionality and depends upon the nature of the medium between charges and the system of units used.</w:t>
      </w:r>
    </w:p>
    <w:p w14:paraId="5DADF80B" w14:textId="77777777" w:rsidR="00AA2D0C" w:rsidRDefault="00AA2D0C" w:rsidP="00AA2D0C">
      <w:r>
        <w:t>If the medium between charges is free space, the value of k is written as:</w:t>
      </w:r>
    </w:p>
    <w:p w14:paraId="2827A003" w14:textId="77777777" w:rsidR="00AA72B4" w:rsidRDefault="00AA72B4" w:rsidP="00AA72B4">
      <w:pPr>
        <w:jc w:val="center"/>
      </w:pPr>
      <w:r w:rsidRPr="00AA72B4">
        <w:lastRenderedPageBreak/>
        <w:t>k = 1 / (4π ε₀) = 9 × 10⁹ N·m²/C²</w:t>
      </w:r>
    </w:p>
    <w:p w14:paraId="20840A2B" w14:textId="3749E01E" w:rsidR="00AA2D0C" w:rsidRDefault="00AA2D0C" w:rsidP="00AA2D0C">
      <w:r>
        <w:t>Where ε₀ is the electrical constant called permittivity of free space, having a value:</w:t>
      </w:r>
    </w:p>
    <w:p w14:paraId="0486DDE1" w14:textId="5AAFECAD" w:rsidR="00AA2D0C" w:rsidRDefault="00AA2D0C" w:rsidP="002421D4">
      <w:pPr>
        <w:jc w:val="center"/>
      </w:pPr>
      <w:r>
        <w:rPr>
          <w:rFonts w:hint="eastAsia"/>
        </w:rPr>
        <w:t>ε</w:t>
      </w:r>
      <w:r>
        <w:t>₀ = 8.85 × 10⁻¹² C²/(N·m²)</w:t>
      </w:r>
    </w:p>
    <w:p w14:paraId="44FAB470" w14:textId="2A179618" w:rsidR="00AA2D0C" w:rsidRDefault="00A17161" w:rsidP="00AA2D0C">
      <w:r>
        <w:rPr>
          <w:noProof/>
        </w:rPr>
        <mc:AlternateContent>
          <mc:Choice Requires="wps">
            <w:drawing>
              <wp:anchor distT="0" distB="0" distL="114300" distR="114300" simplePos="0" relativeHeight="251658240" behindDoc="0" locked="0" layoutInCell="1" allowOverlap="1" wp14:anchorId="42541EFC" wp14:editId="5BB6D176">
                <wp:simplePos x="0" y="0"/>
                <wp:positionH relativeFrom="margin">
                  <wp:posOffset>2609850</wp:posOffset>
                </wp:positionH>
                <wp:positionV relativeFrom="paragraph">
                  <wp:posOffset>297180</wp:posOffset>
                </wp:positionV>
                <wp:extent cx="1762125" cy="304800"/>
                <wp:effectExtent l="0" t="0" r="28575" b="19050"/>
                <wp:wrapTopAndBottom/>
                <wp:docPr id="1124894762" name="Text Box 2"/>
                <wp:cNvGraphicFramePr/>
                <a:graphic xmlns:a="http://schemas.openxmlformats.org/drawingml/2006/main">
                  <a:graphicData uri="http://schemas.microsoft.com/office/word/2010/wordprocessingShape">
                    <wps:wsp>
                      <wps:cNvSpPr txBox="1"/>
                      <wps:spPr>
                        <a:xfrm>
                          <a:off x="0" y="0"/>
                          <a:ext cx="1762125" cy="304800"/>
                        </a:xfrm>
                        <a:prstGeom prst="rect">
                          <a:avLst/>
                        </a:prstGeom>
                        <a:solidFill>
                          <a:schemeClr val="lt1"/>
                        </a:solidFill>
                        <a:ln w="6350">
                          <a:solidFill>
                            <a:prstClr val="black"/>
                          </a:solidFill>
                        </a:ln>
                      </wps:spPr>
                      <wps:txbx>
                        <w:txbxContent>
                          <w:p w14:paraId="35444344" w14:textId="2FF8800F" w:rsidR="007244E0" w:rsidRDefault="00A17161">
                            <w:r w:rsidRPr="00A17161">
                              <w:t>Fₑ = (1 / (4π ε₀)) · (q₁ q₂ / r²)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541EFC" id="_x0000_t202" coordsize="21600,21600" o:spt="202" path="m,l,21600r21600,l21600,xe">
                <v:stroke joinstyle="miter"/>
                <v:path gradientshapeok="t" o:connecttype="rect"/>
              </v:shapetype>
              <v:shape id="Text Box 2" o:spid="_x0000_s1030" type="#_x0000_t202" style="position:absolute;margin-left:205.5pt;margin-top:23.4pt;width:138.75pt;height: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KOwIAAIM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" fillcolor="white [3201]" strokeweight=".5pt">
                <v:textbox>
                  <w:txbxContent>
                    <w:p w14:paraId="35444344" w14:textId="2FF8800F" w:rsidR="007244E0" w:rsidRDefault="00A17161">
                      <w:r w:rsidRPr="00A17161">
                        <w:t>Fₑ = (1 / (4π ε₀)) · (q₁ q₂ / r²)</w:t>
                      </w:r>
                    </w:p>
                  </w:txbxContent>
                </v:textbox>
                <w10:wrap type="topAndBottom" anchorx="margin"/>
              </v:shape>
            </w:pict>
          </mc:Fallback>
        </mc:AlternateContent>
      </w:r>
      <w:r w:rsidR="00AA2D0C">
        <w:t>Thus, Coulomb’s force in free space is:</w:t>
      </w:r>
    </w:p>
    <w:p w14:paraId="6894E4BA" w14:textId="528FACBF" w:rsidR="00AA2D0C" w:rsidRDefault="00AA2D0C" w:rsidP="00AA2D0C">
      <w:r>
        <w:t>The Coulomb’s force is a mutual force.</w:t>
      </w:r>
    </w:p>
    <w:p w14:paraId="3317A949" w14:textId="77777777" w:rsidR="00AA2D0C" w:rsidRDefault="00AA2D0C" w:rsidP="00AA2D0C">
      <w:r>
        <w:t>It means force F₂₁ exerted by charge q₁ on q₂ is equal in magnitude but opposite in direction to force F₁₂ exerted by q₂ on q₁:</w:t>
      </w:r>
    </w:p>
    <w:p w14:paraId="2361F8A5" w14:textId="2E83BB75" w:rsidR="00AA2D0C" w:rsidRPr="009917B3" w:rsidRDefault="00AA2D0C" w:rsidP="009917B3">
      <w:pPr>
        <w:jc w:val="center"/>
        <w:rPr>
          <w:b/>
          <w:bCs/>
          <w:i/>
          <w:iCs/>
          <w:sz w:val="24"/>
          <w:szCs w:val="24"/>
        </w:rPr>
      </w:pPr>
      <w:r w:rsidRPr="002421D4">
        <w:rPr>
          <w:b/>
          <w:bCs/>
          <w:i/>
          <w:iCs/>
          <w:sz w:val="24"/>
          <w:szCs w:val="24"/>
        </w:rPr>
        <w:t>F₂₁ = −F₁₂</w:t>
      </w:r>
    </w:p>
    <w:p w14:paraId="008C9216" w14:textId="77777777" w:rsidR="00AA2D0C" w:rsidRPr="002421D4" w:rsidRDefault="00AA2D0C" w:rsidP="00AA2D0C">
      <w:pPr>
        <w:rPr>
          <w:b/>
          <w:bCs/>
          <w:i/>
          <w:iCs/>
          <w:sz w:val="24"/>
          <w:szCs w:val="24"/>
        </w:rPr>
      </w:pPr>
      <w:r w:rsidRPr="002421D4">
        <w:rPr>
          <w:b/>
          <w:bCs/>
          <w:i/>
          <w:iCs/>
          <w:sz w:val="24"/>
          <w:szCs w:val="24"/>
        </w:rPr>
        <w:t>Effect of Medium</w:t>
      </w:r>
    </w:p>
    <w:p w14:paraId="6982B1AC" w14:textId="40F2A525" w:rsidR="00AA2D0C" w:rsidRDefault="00AA2D0C" w:rsidP="00AA2D0C">
      <w:r>
        <w:t>The presence of a medium (dielectric) between charges reduces the electric force between them</w:t>
      </w:r>
      <w:r w:rsidR="009917B3">
        <w:t xml:space="preserve"> </w:t>
      </w:r>
      <w:r>
        <w:t>as compared to the force in free space by a constant factor for that dielectric.</w:t>
      </w:r>
      <w:r w:rsidR="009917B3">
        <w:t xml:space="preserve"> </w:t>
      </w:r>
      <w:r>
        <w:t>This</w:t>
      </w:r>
      <w:r w:rsidR="009917B3">
        <w:t xml:space="preserve"> </w:t>
      </w:r>
      <w:r>
        <w:t xml:space="preserve">constant is called </w:t>
      </w:r>
      <w:r w:rsidRPr="002421D4">
        <w:rPr>
          <w:b/>
          <w:bCs/>
          <w:i/>
          <w:iCs/>
        </w:rPr>
        <w:t>relative permittivity</w:t>
      </w:r>
      <w:r>
        <w:t xml:space="preserve"> and is denoted by </w:t>
      </w:r>
      <w:r w:rsidRPr="002421D4">
        <w:rPr>
          <w:b/>
          <w:bCs/>
          <w:i/>
          <w:iCs/>
        </w:rPr>
        <w:t>εᵣ</w:t>
      </w:r>
      <w:r>
        <w:t>.</w:t>
      </w:r>
    </w:p>
    <w:p w14:paraId="55E70646" w14:textId="77777777" w:rsidR="00AA2D0C" w:rsidRPr="002421D4" w:rsidRDefault="00AA2D0C" w:rsidP="00AA2D0C">
      <w:pPr>
        <w:rPr>
          <w:b/>
          <w:bCs/>
          <w:i/>
          <w:iCs/>
          <w:sz w:val="24"/>
          <w:szCs w:val="24"/>
        </w:rPr>
      </w:pPr>
      <w:r w:rsidRPr="002421D4">
        <w:rPr>
          <w:b/>
          <w:bCs/>
          <w:i/>
          <w:iCs/>
          <w:sz w:val="24"/>
          <w:szCs w:val="24"/>
        </w:rPr>
        <w:t>Relative Permittivity Table</w:t>
      </w:r>
    </w:p>
    <w:tbl>
      <w:tblPr>
        <w:tblStyle w:val="TableGrid"/>
        <w:tblW w:w="0" w:type="auto"/>
        <w:tblLook w:val="04A0" w:firstRow="1" w:lastRow="0" w:firstColumn="1" w:lastColumn="0" w:noHBand="0" w:noVBand="1"/>
      </w:tblPr>
      <w:tblGrid>
        <w:gridCol w:w="1881"/>
        <w:gridCol w:w="1730"/>
        <w:gridCol w:w="1690"/>
        <w:gridCol w:w="1855"/>
        <w:gridCol w:w="1935"/>
        <w:gridCol w:w="1699"/>
      </w:tblGrid>
      <w:tr w:rsidR="002421D4" w14:paraId="4102319C" w14:textId="77777777" w:rsidTr="003026E4">
        <w:tc>
          <w:tcPr>
            <w:tcW w:w="1881" w:type="dxa"/>
          </w:tcPr>
          <w:p w14:paraId="1AE88FC3" w14:textId="77777777" w:rsidR="002421D4" w:rsidRDefault="002421D4" w:rsidP="003026E4">
            <w:pPr>
              <w:jc w:val="center"/>
            </w:pPr>
            <w:r>
              <w:t>Material</w:t>
            </w:r>
          </w:p>
        </w:tc>
        <w:tc>
          <w:tcPr>
            <w:tcW w:w="1730" w:type="dxa"/>
          </w:tcPr>
          <w:p w14:paraId="66DFE7A1" w14:textId="77777777" w:rsidR="002421D4" w:rsidRDefault="002421D4" w:rsidP="003026E4">
            <w:pPr>
              <w:jc w:val="center"/>
            </w:pPr>
            <w:r>
              <w:t>Vacuum</w:t>
            </w:r>
          </w:p>
        </w:tc>
        <w:tc>
          <w:tcPr>
            <w:tcW w:w="1690" w:type="dxa"/>
          </w:tcPr>
          <w:p w14:paraId="36C609BE" w14:textId="0F8E7F73" w:rsidR="002421D4" w:rsidRDefault="002421D4" w:rsidP="003026E4">
            <w:pPr>
              <w:jc w:val="center"/>
            </w:pPr>
            <w:r>
              <w:t>Air</w:t>
            </w:r>
            <w:r w:rsidR="00A17161">
              <w:t xml:space="preserve"> </w:t>
            </w:r>
            <w:r>
              <w:t>(1 atm)</w:t>
            </w:r>
          </w:p>
        </w:tc>
        <w:tc>
          <w:tcPr>
            <w:tcW w:w="1855" w:type="dxa"/>
          </w:tcPr>
          <w:p w14:paraId="66709A55" w14:textId="77777777" w:rsidR="002421D4" w:rsidRDefault="002421D4" w:rsidP="003026E4">
            <w:pPr>
              <w:jc w:val="center"/>
            </w:pPr>
            <w:r>
              <w:t>Bakelite</w:t>
            </w:r>
          </w:p>
        </w:tc>
        <w:tc>
          <w:tcPr>
            <w:tcW w:w="1935" w:type="dxa"/>
          </w:tcPr>
          <w:p w14:paraId="08DDA6B1" w14:textId="77777777" w:rsidR="002421D4" w:rsidRDefault="002421D4" w:rsidP="003026E4">
            <w:pPr>
              <w:jc w:val="center"/>
            </w:pPr>
            <w:r>
              <w:t>Ammonia (liquid)</w:t>
            </w:r>
          </w:p>
        </w:tc>
        <w:tc>
          <w:tcPr>
            <w:tcW w:w="1699" w:type="dxa"/>
          </w:tcPr>
          <w:p w14:paraId="3A5098C9" w14:textId="77777777" w:rsidR="002421D4" w:rsidRDefault="002421D4" w:rsidP="003026E4">
            <w:pPr>
              <w:jc w:val="center"/>
            </w:pPr>
            <w:r>
              <w:t>Glass</w:t>
            </w:r>
          </w:p>
        </w:tc>
      </w:tr>
      <w:tr w:rsidR="002421D4" w14:paraId="74CEE02F" w14:textId="77777777" w:rsidTr="003026E4">
        <w:tc>
          <w:tcPr>
            <w:tcW w:w="1881" w:type="dxa"/>
          </w:tcPr>
          <w:p w14:paraId="0C35F84E" w14:textId="77777777" w:rsidR="002421D4" w:rsidRDefault="002421D4" w:rsidP="003026E4">
            <w:pPr>
              <w:jc w:val="center"/>
            </w:pPr>
            <w:r w:rsidRPr="00D02034">
              <w:t>εᵣ</w:t>
            </w:r>
          </w:p>
        </w:tc>
        <w:tc>
          <w:tcPr>
            <w:tcW w:w="1730" w:type="dxa"/>
          </w:tcPr>
          <w:p w14:paraId="0D837885" w14:textId="77777777" w:rsidR="002421D4" w:rsidRDefault="002421D4" w:rsidP="003026E4">
            <w:pPr>
              <w:jc w:val="center"/>
            </w:pPr>
            <w:r>
              <w:t>1</w:t>
            </w:r>
          </w:p>
        </w:tc>
        <w:tc>
          <w:tcPr>
            <w:tcW w:w="1690" w:type="dxa"/>
          </w:tcPr>
          <w:p w14:paraId="07B331EE" w14:textId="77777777" w:rsidR="002421D4" w:rsidRDefault="002421D4" w:rsidP="003026E4">
            <w:pPr>
              <w:jc w:val="center"/>
            </w:pPr>
            <w:r>
              <w:t>1.006</w:t>
            </w:r>
          </w:p>
        </w:tc>
        <w:tc>
          <w:tcPr>
            <w:tcW w:w="1855" w:type="dxa"/>
          </w:tcPr>
          <w:p w14:paraId="008F2000" w14:textId="77777777" w:rsidR="002421D4" w:rsidRDefault="002421D4" w:rsidP="003026E4">
            <w:pPr>
              <w:jc w:val="center"/>
            </w:pPr>
            <w:r>
              <w:t>5-6</w:t>
            </w:r>
          </w:p>
        </w:tc>
        <w:tc>
          <w:tcPr>
            <w:tcW w:w="1935" w:type="dxa"/>
          </w:tcPr>
          <w:p w14:paraId="0DCB5DBF" w14:textId="77777777" w:rsidR="002421D4" w:rsidRDefault="002421D4" w:rsidP="003026E4">
            <w:pPr>
              <w:jc w:val="center"/>
            </w:pPr>
            <w:r>
              <w:t>22-25</w:t>
            </w:r>
          </w:p>
        </w:tc>
        <w:tc>
          <w:tcPr>
            <w:tcW w:w="1699" w:type="dxa"/>
          </w:tcPr>
          <w:p w14:paraId="4DD80F46" w14:textId="77777777" w:rsidR="002421D4" w:rsidRDefault="002421D4" w:rsidP="003026E4">
            <w:pPr>
              <w:jc w:val="center"/>
            </w:pPr>
            <w:r>
              <w:t>4.8-10</w:t>
            </w:r>
          </w:p>
        </w:tc>
      </w:tr>
      <w:tr w:rsidR="002421D4" w14:paraId="298FCE4B" w14:textId="77777777" w:rsidTr="003026E4">
        <w:tc>
          <w:tcPr>
            <w:tcW w:w="1881" w:type="dxa"/>
          </w:tcPr>
          <w:p w14:paraId="3F7B54E0" w14:textId="77777777" w:rsidR="002421D4" w:rsidRDefault="002421D4" w:rsidP="003026E4">
            <w:pPr>
              <w:jc w:val="center"/>
            </w:pPr>
            <w:r w:rsidRPr="00D02034">
              <w:t>Material</w:t>
            </w:r>
          </w:p>
        </w:tc>
        <w:tc>
          <w:tcPr>
            <w:tcW w:w="1730" w:type="dxa"/>
          </w:tcPr>
          <w:p w14:paraId="7973DB21" w14:textId="77777777" w:rsidR="002421D4" w:rsidRDefault="002421D4" w:rsidP="003026E4">
            <w:pPr>
              <w:jc w:val="center"/>
            </w:pPr>
            <w:r w:rsidRPr="00D02034">
              <w:t>Benzene</w:t>
            </w:r>
          </w:p>
        </w:tc>
        <w:tc>
          <w:tcPr>
            <w:tcW w:w="1690" w:type="dxa"/>
          </w:tcPr>
          <w:p w14:paraId="6CAA854F" w14:textId="77777777" w:rsidR="002421D4" w:rsidRDefault="002421D4" w:rsidP="003026E4">
            <w:pPr>
              <w:jc w:val="center"/>
            </w:pPr>
            <w:r>
              <w:t>Mica</w:t>
            </w:r>
          </w:p>
        </w:tc>
        <w:tc>
          <w:tcPr>
            <w:tcW w:w="1855" w:type="dxa"/>
          </w:tcPr>
          <w:p w14:paraId="64C91F82" w14:textId="77777777" w:rsidR="002421D4" w:rsidRDefault="002421D4" w:rsidP="003026E4">
            <w:pPr>
              <w:jc w:val="center"/>
            </w:pPr>
            <w:r>
              <w:t>Rubber</w:t>
            </w:r>
          </w:p>
        </w:tc>
        <w:tc>
          <w:tcPr>
            <w:tcW w:w="1935" w:type="dxa"/>
          </w:tcPr>
          <w:p w14:paraId="12CAA927" w14:textId="77777777" w:rsidR="002421D4" w:rsidRDefault="002421D4" w:rsidP="003026E4">
            <w:pPr>
              <w:jc w:val="center"/>
            </w:pPr>
            <w:r>
              <w:t>Teflon</w:t>
            </w:r>
          </w:p>
        </w:tc>
        <w:tc>
          <w:tcPr>
            <w:tcW w:w="1699" w:type="dxa"/>
          </w:tcPr>
          <w:p w14:paraId="03C7F85E" w14:textId="77777777" w:rsidR="002421D4" w:rsidRDefault="002421D4" w:rsidP="003026E4">
            <w:pPr>
              <w:jc w:val="center"/>
            </w:pPr>
            <w:r>
              <w:t>Water</w:t>
            </w:r>
          </w:p>
        </w:tc>
      </w:tr>
      <w:tr w:rsidR="002421D4" w14:paraId="7391C95E" w14:textId="77777777" w:rsidTr="003026E4">
        <w:tc>
          <w:tcPr>
            <w:tcW w:w="1881" w:type="dxa"/>
          </w:tcPr>
          <w:p w14:paraId="0CE9EA2B" w14:textId="77777777" w:rsidR="002421D4" w:rsidRDefault="002421D4" w:rsidP="003026E4">
            <w:pPr>
              <w:jc w:val="center"/>
            </w:pPr>
            <w:r w:rsidRPr="00D02034">
              <w:t>εᵣ</w:t>
            </w:r>
          </w:p>
        </w:tc>
        <w:tc>
          <w:tcPr>
            <w:tcW w:w="1730" w:type="dxa"/>
          </w:tcPr>
          <w:p w14:paraId="04C91BB6" w14:textId="77777777" w:rsidR="002421D4" w:rsidRDefault="002421D4" w:rsidP="003026E4">
            <w:pPr>
              <w:jc w:val="center"/>
            </w:pPr>
            <w:r>
              <w:t>2.284</w:t>
            </w:r>
          </w:p>
        </w:tc>
        <w:tc>
          <w:tcPr>
            <w:tcW w:w="1690" w:type="dxa"/>
          </w:tcPr>
          <w:p w14:paraId="3238CF6A" w14:textId="77777777" w:rsidR="002421D4" w:rsidRDefault="002421D4" w:rsidP="003026E4">
            <w:pPr>
              <w:jc w:val="center"/>
            </w:pPr>
            <w:r>
              <w:t>3-7.5</w:t>
            </w:r>
          </w:p>
        </w:tc>
        <w:tc>
          <w:tcPr>
            <w:tcW w:w="1855" w:type="dxa"/>
          </w:tcPr>
          <w:p w14:paraId="4879D51F" w14:textId="77777777" w:rsidR="002421D4" w:rsidRDefault="002421D4" w:rsidP="003026E4">
            <w:pPr>
              <w:jc w:val="center"/>
            </w:pPr>
            <w:r>
              <w:t>2.94</w:t>
            </w:r>
          </w:p>
        </w:tc>
        <w:tc>
          <w:tcPr>
            <w:tcW w:w="1935" w:type="dxa"/>
          </w:tcPr>
          <w:p w14:paraId="04F1E846" w14:textId="77777777" w:rsidR="002421D4" w:rsidRDefault="002421D4" w:rsidP="003026E4">
            <w:pPr>
              <w:jc w:val="center"/>
            </w:pPr>
            <w:r>
              <w:t>2.1</w:t>
            </w:r>
          </w:p>
        </w:tc>
        <w:tc>
          <w:tcPr>
            <w:tcW w:w="1699" w:type="dxa"/>
          </w:tcPr>
          <w:p w14:paraId="4F686905" w14:textId="77777777" w:rsidR="002421D4" w:rsidRDefault="002421D4" w:rsidP="003026E4">
            <w:pPr>
              <w:jc w:val="center"/>
            </w:pPr>
            <w:r>
              <w:t>78.5</w:t>
            </w:r>
          </w:p>
        </w:tc>
      </w:tr>
    </w:tbl>
    <w:p w14:paraId="3AE71236" w14:textId="77777777" w:rsidR="00AA2D0C" w:rsidRDefault="00AA2D0C" w:rsidP="00AA2D0C"/>
    <w:p w14:paraId="4DB26D38" w14:textId="77777777" w:rsidR="00AA2D0C" w:rsidRDefault="00AA2D0C" w:rsidP="00AA2D0C">
      <w:r>
        <w:t>The Coulomb’s force in a medium of relative permittivity εᵣ is given as:</w:t>
      </w:r>
    </w:p>
    <w:p w14:paraId="090AD751" w14:textId="77777777" w:rsidR="00465711" w:rsidRPr="00465711" w:rsidRDefault="00465711" w:rsidP="00465711">
      <w:pPr>
        <w:jc w:val="center"/>
        <w:rPr>
          <w:b/>
          <w:bCs/>
        </w:rPr>
      </w:pPr>
      <w:r w:rsidRPr="00465711">
        <w:rPr>
          <w:b/>
          <w:bCs/>
        </w:rPr>
        <w:t>F</w:t>
      </w:r>
      <w:r w:rsidRPr="00465711">
        <w:rPr>
          <w:rFonts w:ascii="Cambria Math" w:hAnsi="Cambria Math" w:cs="Cambria Math"/>
          <w:b/>
          <w:bCs/>
        </w:rPr>
        <w:t>ₘ</w:t>
      </w:r>
      <w:r w:rsidRPr="00465711">
        <w:rPr>
          <w:rFonts w:ascii="Calibri" w:hAnsi="Calibri" w:cs="Calibri"/>
          <w:b/>
          <w:bCs/>
        </w:rPr>
        <w:t>ₑ</w:t>
      </w:r>
      <w:r w:rsidRPr="00465711">
        <w:rPr>
          <w:b/>
          <w:bCs/>
        </w:rPr>
        <w:t>d = F</w:t>
      </w:r>
      <w:r w:rsidRPr="00465711">
        <w:rPr>
          <w:rFonts w:ascii="Calibri" w:hAnsi="Calibri" w:cs="Calibri"/>
          <w:b/>
          <w:bCs/>
        </w:rPr>
        <w:t>ₑ</w:t>
      </w:r>
      <w:r w:rsidRPr="00465711">
        <w:rPr>
          <w:b/>
          <w:bCs/>
        </w:rPr>
        <w:t xml:space="preserve"> / </w:t>
      </w:r>
      <w:r w:rsidRPr="00465711">
        <w:rPr>
          <w:rFonts w:ascii="Calibri" w:hAnsi="Calibri" w:cs="Calibri"/>
          <w:b/>
          <w:bCs/>
        </w:rPr>
        <w:t>ε</w:t>
      </w:r>
      <w:r w:rsidRPr="00465711">
        <w:rPr>
          <w:b/>
          <w:bCs/>
        </w:rPr>
        <w:t>ᵣ = 1 / (4π ε₀ εᵣ) · (q₁ q₂ / r²)</w:t>
      </w:r>
    </w:p>
    <w:p w14:paraId="1477541C" w14:textId="40EE1790" w:rsidR="00AA2D0C" w:rsidRPr="009917B3" w:rsidRDefault="00AA2D0C" w:rsidP="00AA2D0C">
      <w:pPr>
        <w:rPr>
          <w:b/>
          <w:bCs/>
          <w:i/>
          <w:iCs/>
          <w:sz w:val="24"/>
          <w:szCs w:val="24"/>
        </w:rPr>
      </w:pPr>
      <w:r w:rsidRPr="009917B3">
        <w:rPr>
          <w:b/>
          <w:bCs/>
          <w:i/>
          <w:iCs/>
          <w:sz w:val="24"/>
          <w:szCs w:val="24"/>
        </w:rPr>
        <w:t>Uses of Vector Form of Coulomb’s Law</w:t>
      </w:r>
    </w:p>
    <w:p w14:paraId="40E28419" w14:textId="77777777" w:rsidR="00AA2D0C" w:rsidRDefault="00AA2D0C" w:rsidP="00AA2D0C">
      <w:r>
        <w:t>1️</w:t>
      </w:r>
      <w:r w:rsidR="002421D4">
        <w:t xml:space="preserve">. </w:t>
      </w:r>
      <w:r w:rsidR="002421D4">
        <w:rPr>
          <w:rFonts w:ascii="Segoe UI Symbol" w:hAnsi="Segoe UI Symbol" w:cs="Segoe UI Symbol"/>
        </w:rPr>
        <w:t>I</w:t>
      </w:r>
      <w:r>
        <w:t>t tells whether force is attractive or repulsive.</w:t>
      </w:r>
    </w:p>
    <w:p w14:paraId="0F8B119E" w14:textId="2F2E41DF" w:rsidR="00AA2D0C" w:rsidRDefault="00AA2D0C" w:rsidP="00AA2D0C">
      <w:r>
        <w:t>2️</w:t>
      </w:r>
      <w:r w:rsidR="002421D4">
        <w:rPr>
          <w:rFonts w:ascii="Segoe UI Symbol" w:hAnsi="Segoe UI Symbol" w:cs="Segoe UI Symbol"/>
        </w:rPr>
        <w:t xml:space="preserve">. </w:t>
      </w:r>
      <w:r>
        <w:t>The resultant force can be calculated from the vector sum of forces when multiple charges are considered.</w:t>
      </w:r>
    </w:p>
    <w:p w14:paraId="6D375279" w14:textId="16ECFF4C" w:rsidR="00AA2D0C" w:rsidRPr="009917B3" w:rsidRDefault="00AA2D0C" w:rsidP="00AA2D0C">
      <w:pPr>
        <w:rPr>
          <w:b/>
          <w:bCs/>
          <w:i/>
          <w:iCs/>
          <w:sz w:val="24"/>
          <w:szCs w:val="24"/>
        </w:rPr>
      </w:pPr>
      <w:r w:rsidRPr="002421D4">
        <w:rPr>
          <w:b/>
          <w:bCs/>
          <w:i/>
          <w:iCs/>
          <w:sz w:val="24"/>
          <w:szCs w:val="24"/>
        </w:rPr>
        <w:t>Electric Force of n-Charges</w:t>
      </w:r>
    </w:p>
    <w:p w14:paraId="7E63EDA8" w14:textId="77777777" w:rsidR="00AA2D0C" w:rsidRDefault="00AA2D0C" w:rsidP="00AA2D0C">
      <w:r>
        <w:t>Consider an assembly of n charges.</w:t>
      </w:r>
    </w:p>
    <w:p w14:paraId="5AA1300E" w14:textId="77777777" w:rsidR="00AA2D0C" w:rsidRDefault="00AA2D0C" w:rsidP="00AA2D0C">
      <w:r>
        <w:t>The total force on a charge q placed among n point charges is given by superposition:</w:t>
      </w:r>
    </w:p>
    <w:p w14:paraId="0346830B" w14:textId="77777777" w:rsidR="00C95A46" w:rsidRPr="00C95A46" w:rsidRDefault="00C95A46" w:rsidP="00C95A46">
      <w:pPr>
        <w:jc w:val="center"/>
        <w:rPr>
          <w:b/>
          <w:bCs/>
        </w:rPr>
      </w:pPr>
      <w:r w:rsidRPr="00C95A46">
        <w:rPr>
          <w:rFonts w:ascii="Cambria Math" w:hAnsi="Cambria Math" w:cs="Cambria Math"/>
          <w:b/>
          <w:bCs/>
        </w:rPr>
        <w:t>⃗</w:t>
      </w:r>
      <w:r w:rsidRPr="00C95A46">
        <w:rPr>
          <w:b/>
          <w:bCs/>
        </w:rPr>
        <w:t xml:space="preserve">F = </w:t>
      </w:r>
      <w:r w:rsidRPr="00C95A46">
        <w:rPr>
          <w:rFonts w:ascii="Cambria Math" w:hAnsi="Cambria Math" w:cs="Cambria Math"/>
          <w:b/>
          <w:bCs/>
        </w:rPr>
        <w:t>⃗</w:t>
      </w:r>
      <w:r w:rsidRPr="00C95A46">
        <w:rPr>
          <w:b/>
          <w:bCs/>
        </w:rPr>
        <w:t>F</w:t>
      </w:r>
      <w:r w:rsidRPr="00C95A46">
        <w:rPr>
          <w:rFonts w:ascii="Calibri" w:hAnsi="Calibri" w:cs="Calibri"/>
          <w:b/>
          <w:bCs/>
        </w:rPr>
        <w:t>₁</w:t>
      </w:r>
      <w:r w:rsidRPr="00C95A46">
        <w:rPr>
          <w:b/>
          <w:bCs/>
        </w:rPr>
        <w:t xml:space="preserve"> + </w:t>
      </w:r>
      <w:r w:rsidRPr="00C95A46">
        <w:rPr>
          <w:rFonts w:ascii="Cambria Math" w:hAnsi="Cambria Math" w:cs="Cambria Math"/>
          <w:b/>
          <w:bCs/>
        </w:rPr>
        <w:t>⃗</w:t>
      </w:r>
      <w:r w:rsidRPr="00C95A46">
        <w:rPr>
          <w:b/>
          <w:bCs/>
        </w:rPr>
        <w:t>F</w:t>
      </w:r>
      <w:r w:rsidRPr="00C95A46">
        <w:rPr>
          <w:rFonts w:ascii="Calibri" w:hAnsi="Calibri" w:cs="Calibri"/>
          <w:b/>
          <w:bCs/>
        </w:rPr>
        <w:t>₂</w:t>
      </w:r>
      <w:r w:rsidRPr="00C95A46">
        <w:rPr>
          <w:b/>
          <w:bCs/>
        </w:rPr>
        <w:t xml:space="preserve"> + </w:t>
      </w:r>
      <w:r w:rsidRPr="00C95A46">
        <w:rPr>
          <w:rFonts w:ascii="Cambria Math" w:hAnsi="Cambria Math" w:cs="Cambria Math"/>
          <w:b/>
          <w:bCs/>
        </w:rPr>
        <w:t>⃗</w:t>
      </w:r>
      <w:r w:rsidRPr="00C95A46">
        <w:rPr>
          <w:b/>
          <w:bCs/>
        </w:rPr>
        <w:t>F</w:t>
      </w:r>
      <w:r w:rsidRPr="00C95A46">
        <w:rPr>
          <w:rFonts w:ascii="Calibri" w:hAnsi="Calibri" w:cs="Calibri"/>
          <w:b/>
          <w:bCs/>
        </w:rPr>
        <w:t>₃</w:t>
      </w:r>
      <w:r w:rsidRPr="00C95A46">
        <w:rPr>
          <w:b/>
          <w:bCs/>
        </w:rPr>
        <w:t xml:space="preserve"> + ... + </w:t>
      </w:r>
      <w:r w:rsidRPr="00C95A46">
        <w:rPr>
          <w:rFonts w:ascii="Cambria Math" w:hAnsi="Cambria Math" w:cs="Cambria Math"/>
          <w:b/>
          <w:bCs/>
        </w:rPr>
        <w:t>⃗</w:t>
      </w:r>
      <w:r w:rsidRPr="00C95A46">
        <w:rPr>
          <w:b/>
          <w:bCs/>
        </w:rPr>
        <w:t>F</w:t>
      </w:r>
      <w:r w:rsidRPr="00C95A46">
        <w:rPr>
          <w:rFonts w:ascii="Cambria Math" w:hAnsi="Cambria Math" w:cs="Cambria Math"/>
          <w:b/>
          <w:bCs/>
        </w:rPr>
        <w:t>ₙ</w:t>
      </w:r>
    </w:p>
    <w:p w14:paraId="798D1493" w14:textId="7EC419E8" w:rsidR="00C95A46" w:rsidRDefault="00C95A46" w:rsidP="00C95A46">
      <w:pPr>
        <w:jc w:val="center"/>
        <w:rPr>
          <w:b/>
          <w:bCs/>
        </w:rPr>
      </w:pPr>
      <w:r w:rsidRPr="00C95A46">
        <w:rPr>
          <w:rFonts w:ascii="Cambria Math" w:hAnsi="Cambria Math" w:cs="Cambria Math"/>
          <w:b/>
          <w:bCs/>
        </w:rPr>
        <w:t>⃗</w:t>
      </w:r>
      <w:r w:rsidRPr="00C95A46">
        <w:rPr>
          <w:b/>
          <w:bCs/>
        </w:rPr>
        <w:t>F = k</w:t>
      </w:r>
      <w:r>
        <w:rPr>
          <w:b/>
          <w:bCs/>
        </w:rPr>
        <w:t xml:space="preserve"> </w:t>
      </w:r>
      <w:r w:rsidRPr="00C95A46">
        <w:rPr>
          <w:b/>
          <w:bCs/>
        </w:rPr>
        <w:t xml:space="preserve">q ∑ⁿᵢ₌₁ </w:t>
      </w:r>
      <w:r>
        <w:rPr>
          <w:b/>
          <w:bCs/>
        </w:rPr>
        <w:t>(</w:t>
      </w:r>
      <w:r w:rsidRPr="00C95A46">
        <w:rPr>
          <w:b/>
          <w:bCs/>
        </w:rPr>
        <w:t>qᵢ / rᵢ²) r̂ᵢ</w:t>
      </w:r>
    </w:p>
    <w:p w14:paraId="6019D467" w14:textId="251C55E2" w:rsidR="00AA2D0C" w:rsidRPr="00967523" w:rsidRDefault="00AA2D0C" w:rsidP="00AA2D0C">
      <w:pPr>
        <w:rPr>
          <w:b/>
          <w:bCs/>
          <w:i/>
          <w:iCs/>
          <w:sz w:val="24"/>
          <w:szCs w:val="24"/>
        </w:rPr>
      </w:pPr>
      <w:r w:rsidRPr="002421D4">
        <w:rPr>
          <w:b/>
          <w:bCs/>
          <w:i/>
          <w:iCs/>
          <w:sz w:val="24"/>
          <w:szCs w:val="24"/>
        </w:rPr>
        <w:t>Significance of Coulomb’s Law</w:t>
      </w:r>
    </w:p>
    <w:p w14:paraId="5AD61970" w14:textId="31AF4AF8" w:rsidR="00AA2D0C" w:rsidRPr="009917B3" w:rsidRDefault="00AA2D0C" w:rsidP="00206D0B">
      <w:pPr>
        <w:pStyle w:val="ListParagraph"/>
        <w:numPr>
          <w:ilvl w:val="0"/>
          <w:numId w:val="20"/>
        </w:numPr>
        <w:rPr>
          <w:sz w:val="24"/>
          <w:szCs w:val="24"/>
        </w:rPr>
      </w:pPr>
      <w:r w:rsidRPr="009917B3">
        <w:rPr>
          <w:sz w:val="24"/>
          <w:szCs w:val="24"/>
        </w:rPr>
        <w:t>Coulomb’s law completely describes how electrons are attracted by the nucleus in an atom,</w:t>
      </w:r>
      <w:r w:rsidR="00193677" w:rsidRPr="009917B3">
        <w:rPr>
          <w:sz w:val="24"/>
          <w:szCs w:val="24"/>
        </w:rPr>
        <w:t xml:space="preserve"> </w:t>
      </w:r>
      <w:r w:rsidRPr="009917B3">
        <w:rPr>
          <w:sz w:val="24"/>
          <w:szCs w:val="24"/>
        </w:rPr>
        <w:t>how atoms form molecules, and how atoms and molecules develop into solids or liquids.</w:t>
      </w:r>
    </w:p>
    <w:p w14:paraId="0C0DC81E" w14:textId="77777777" w:rsidR="00193677" w:rsidRPr="009917B3" w:rsidRDefault="00AA2D0C" w:rsidP="00206D0B">
      <w:pPr>
        <w:pStyle w:val="ListParagraph"/>
        <w:numPr>
          <w:ilvl w:val="0"/>
          <w:numId w:val="20"/>
        </w:numPr>
        <w:rPr>
          <w:sz w:val="24"/>
          <w:szCs w:val="24"/>
        </w:rPr>
      </w:pPr>
      <w:r w:rsidRPr="009917B3">
        <w:rPr>
          <w:sz w:val="24"/>
          <w:szCs w:val="24"/>
        </w:rPr>
        <w:lastRenderedPageBreak/>
        <w:t xml:space="preserve">The Coulomb’s law not only holds for macroscopic charged particles, it is equally applicable to microscopic particles like electrons and protons. </w:t>
      </w:r>
    </w:p>
    <w:p w14:paraId="66A1AF24" w14:textId="460FA29B" w:rsidR="00AA2D0C" w:rsidRPr="008D7BCC" w:rsidRDefault="00AA2D0C" w:rsidP="00206D0B">
      <w:pPr>
        <w:pStyle w:val="ListParagraph"/>
        <w:numPr>
          <w:ilvl w:val="0"/>
          <w:numId w:val="20"/>
        </w:numPr>
        <w:rPr>
          <w:sz w:val="24"/>
          <w:szCs w:val="24"/>
        </w:rPr>
      </w:pPr>
      <w:r w:rsidRPr="009917B3">
        <w:rPr>
          <w:sz w:val="24"/>
          <w:szCs w:val="24"/>
        </w:rPr>
        <w:t>However, the law is not applicable when charged particles move close to the velocity of light and inside the nucleus under certain conditions because there exists nuclear force rather than Coulomb’s force.</w:t>
      </w:r>
    </w:p>
    <w:p w14:paraId="2D7CCFC4" w14:textId="60DDEC59" w:rsidR="00AA2D0C" w:rsidRPr="002421D4" w:rsidRDefault="000D6A21" w:rsidP="00AA2D0C">
      <w:pPr>
        <w:rPr>
          <w:b/>
          <w:bCs/>
          <w:i/>
          <w:iCs/>
          <w:sz w:val="24"/>
          <w:szCs w:val="24"/>
        </w:rPr>
      </w:pPr>
      <w:r>
        <w:rPr>
          <w:noProof/>
        </w:rPr>
        <mc:AlternateContent>
          <mc:Choice Requires="wps">
            <w:drawing>
              <wp:anchor distT="0" distB="0" distL="114300" distR="114300" simplePos="0" relativeHeight="251658249" behindDoc="0" locked="0" layoutInCell="1" allowOverlap="1" wp14:anchorId="2F9A97AA" wp14:editId="157038E0">
                <wp:simplePos x="0" y="0"/>
                <wp:positionH relativeFrom="margin">
                  <wp:align>right</wp:align>
                </wp:positionH>
                <wp:positionV relativeFrom="paragraph">
                  <wp:posOffset>22225</wp:posOffset>
                </wp:positionV>
                <wp:extent cx="6758305" cy="542925"/>
                <wp:effectExtent l="0" t="0" r="23495" b="28575"/>
                <wp:wrapSquare wrapText="bothSides"/>
                <wp:docPr id="1393022925" name="Scroll: Horizontal 56"/>
                <wp:cNvGraphicFramePr/>
                <a:graphic xmlns:a="http://schemas.openxmlformats.org/drawingml/2006/main">
                  <a:graphicData uri="http://schemas.microsoft.com/office/word/2010/wordprocessingShape">
                    <wps:wsp>
                      <wps:cNvSpPr/>
                      <wps:spPr>
                        <a:xfrm>
                          <a:off x="0" y="0"/>
                          <a:ext cx="6758305" cy="5429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D319C3" w14:textId="309568DC" w:rsidR="005613B9" w:rsidRDefault="005613B9" w:rsidP="005613B9">
                            <w:pPr>
                              <w:jc w:val="center"/>
                            </w:pPr>
                            <w:r w:rsidRPr="005613B9">
                              <w:rPr>
                                <w:b/>
                                <w:bCs/>
                                <w:i/>
                                <w:iCs/>
                                <w:sz w:val="28"/>
                                <w:szCs w:val="28"/>
                              </w:rPr>
                              <w:t>Q.5 Explain how Coulomb’s law is verified experimentally</w:t>
                            </w:r>
                            <w:r w:rsidRPr="005613B9">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9A97AA" id="Scroll: Horizontal 56" o:spid="_x0000_s1031" type="#_x0000_t98" style="position:absolute;margin-left:480.95pt;margin-top:1.75pt;width:532.15pt;height:42.75pt;z-index:251658249;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" fillcolor="black [3213]" strokecolor="#09101d [484]" strokeweight="1pt">
                <v:stroke joinstyle="miter"/>
                <v:textbox>
                  <w:txbxContent>
                    <w:p w14:paraId="0AD319C3" w14:textId="309568DC" w:rsidR="005613B9" w:rsidRDefault="005613B9" w:rsidP="005613B9">
                      <w:pPr>
                        <w:jc w:val="center"/>
                      </w:pPr>
                      <w:r w:rsidRPr="005613B9">
                        <w:rPr>
                          <w:b/>
                          <w:bCs/>
                          <w:i/>
                          <w:iCs/>
                          <w:sz w:val="28"/>
                          <w:szCs w:val="28"/>
                        </w:rPr>
                        <w:t>Q.5 Explain how Coulomb’s law is verified experimentally</w:t>
                      </w:r>
                      <w:r w:rsidRPr="005613B9">
                        <w:t>.</w:t>
                      </w:r>
                    </w:p>
                  </w:txbxContent>
                </v:textbox>
                <w10:wrap type="square" anchorx="margin"/>
              </v:shape>
            </w:pict>
          </mc:Fallback>
        </mc:AlternateContent>
      </w:r>
      <w:r w:rsidR="00AA2D0C" w:rsidRPr="002421D4">
        <w:rPr>
          <w:b/>
          <w:bCs/>
          <w:i/>
          <w:iCs/>
          <w:sz w:val="24"/>
          <w:szCs w:val="24"/>
        </w:rPr>
        <w:t>Experimental Verification</w:t>
      </w:r>
    </w:p>
    <w:p w14:paraId="283B4D06" w14:textId="77777777" w:rsidR="00AA2D0C" w:rsidRPr="002421D4" w:rsidRDefault="00AA2D0C" w:rsidP="00AA2D0C">
      <w:pPr>
        <w:rPr>
          <w:b/>
          <w:bCs/>
          <w:i/>
          <w:iCs/>
        </w:rPr>
      </w:pPr>
      <w:r>
        <w:t xml:space="preserve">The charges of same polarity repel each other and charges of opposite polarity attract each other with a force called </w:t>
      </w:r>
      <w:r w:rsidRPr="002421D4">
        <w:rPr>
          <w:b/>
          <w:bCs/>
          <w:i/>
          <w:iCs/>
        </w:rPr>
        <w:t>electrostatic force.</w:t>
      </w:r>
    </w:p>
    <w:p w14:paraId="0606A936" w14:textId="77777777" w:rsidR="00AA2D0C" w:rsidRPr="002421D4" w:rsidRDefault="00AA2D0C" w:rsidP="00AA2D0C">
      <w:pPr>
        <w:rPr>
          <w:b/>
          <w:bCs/>
          <w:i/>
          <w:iCs/>
          <w:sz w:val="24"/>
          <w:szCs w:val="24"/>
        </w:rPr>
      </w:pPr>
      <w:r w:rsidRPr="002421D4">
        <w:rPr>
          <w:b/>
          <w:bCs/>
          <w:i/>
          <w:iCs/>
          <w:sz w:val="24"/>
          <w:szCs w:val="24"/>
        </w:rPr>
        <w:t>Apparatus</w:t>
      </w:r>
    </w:p>
    <w:p w14:paraId="64D0DBEB" w14:textId="2223386D" w:rsidR="00AA2D0C" w:rsidRDefault="00AA2D0C" w:rsidP="00AA2D0C">
      <w:r>
        <w:t xml:space="preserve">Coulomb measured electric force between charges using an apparatus called a </w:t>
      </w:r>
      <w:r w:rsidRPr="002421D4">
        <w:rPr>
          <w:b/>
          <w:bCs/>
          <w:i/>
          <w:iCs/>
        </w:rPr>
        <w:t>torsion balance</w:t>
      </w:r>
      <w:r>
        <w:t>.</w:t>
      </w:r>
      <w:r w:rsidR="00AF0FB7">
        <w:t xml:space="preserve"> </w:t>
      </w:r>
      <w:r>
        <w:t>The torsion balance consists of a horizontal rod carrying two metallic spheres a and b at its ends as shown in the diagram.</w:t>
      </w:r>
      <w:r w:rsidR="00AF0FB7">
        <w:t xml:space="preserve"> </w:t>
      </w:r>
      <w:r>
        <w:t>The rod is suspended from the middle with a fiber.</w:t>
      </w:r>
      <w:r w:rsidR="00AF0FB7">
        <w:t xml:space="preserve"> </w:t>
      </w:r>
      <w:r>
        <w:t>A small mirror M is attached to the fiber, and a beam of light reflected from the mirror falls on the scale.</w:t>
      </w:r>
    </w:p>
    <w:p w14:paraId="3B91C560" w14:textId="77777777" w:rsidR="00AA2D0C" w:rsidRPr="002421D4" w:rsidRDefault="00AA2D0C" w:rsidP="00AA2D0C">
      <w:pPr>
        <w:rPr>
          <w:b/>
          <w:bCs/>
          <w:i/>
          <w:iCs/>
          <w:sz w:val="24"/>
          <w:szCs w:val="24"/>
        </w:rPr>
      </w:pPr>
      <w:r w:rsidRPr="002421D4">
        <w:rPr>
          <w:b/>
          <w:bCs/>
          <w:i/>
          <w:iCs/>
          <w:sz w:val="24"/>
          <w:szCs w:val="24"/>
        </w:rPr>
        <w:t>Working</w:t>
      </w:r>
    </w:p>
    <w:p w14:paraId="55AA9097" w14:textId="41FA4786" w:rsidR="00AA2D0C" w:rsidRPr="0014040E" w:rsidRDefault="00AA2D0C" w:rsidP="00AA2D0C">
      <w:r w:rsidRPr="0014040E">
        <w:t>An insulated rod P carrying a small charged sphere b equal in size to sphere a is brought near sphere a.</w:t>
      </w:r>
      <w:r w:rsidR="00AF0FB7" w:rsidRPr="0014040E">
        <w:t xml:space="preserve"> </w:t>
      </w:r>
      <w:r w:rsidRPr="0014040E">
        <w:t>Both spheres share charge q₁ = q₂ = q when sphere b is touched with sphere a.</w:t>
      </w:r>
      <w:r w:rsidR="00AF0FB7" w:rsidRPr="0014040E">
        <w:t xml:space="preserve"> </w:t>
      </w:r>
      <w:r w:rsidRPr="0014040E">
        <w:t>The charge on sphere b can be further divided into q/2, q/4, etc., by touching it with other spheres of equal size using the same method.</w:t>
      </w:r>
      <w:r w:rsidR="00AF0FB7" w:rsidRPr="0014040E">
        <w:t xml:space="preserve"> </w:t>
      </w:r>
      <w:r w:rsidRPr="0014040E">
        <w:t>By keeping the distance between sphere</w:t>
      </w:r>
      <w:r w:rsidR="0014040E">
        <w:t>’</w:t>
      </w:r>
      <w:r w:rsidR="00AF0FB7" w:rsidRPr="0014040E">
        <w:t xml:space="preserve"> </w:t>
      </w:r>
      <w:r w:rsidRPr="0014040E">
        <w:t>a and b fixed, it is found that the twisting (electric) force in the fiber is directly proportional to the magnitude of the charges on the spheres a and b.</w:t>
      </w:r>
      <w:r w:rsidR="0014040E" w:rsidRPr="0014040E">
        <w:t xml:space="preserve"> </w:t>
      </w:r>
      <w:r w:rsidRPr="0014040E">
        <w:t>The twisting (electric) force is found to be inversely proportional to the square of the distance between the charged spheres by changing the distance between them.</w:t>
      </w:r>
    </w:p>
    <w:p w14:paraId="00AAA590" w14:textId="3996B074" w:rsidR="006B0239" w:rsidRPr="0014040E" w:rsidRDefault="00946D15" w:rsidP="002421D4">
      <w:pPr>
        <w:jc w:val="center"/>
        <w:rPr>
          <w:b/>
          <w:bCs/>
          <w:i/>
          <w:iCs/>
          <w:sz w:val="36"/>
          <w:szCs w:val="36"/>
        </w:rPr>
      </w:pPr>
      <w:r>
        <w:rPr>
          <w:b/>
          <w:bCs/>
          <w:i/>
          <w:iCs/>
          <w:noProof/>
          <w:sz w:val="36"/>
          <w:szCs w:val="36"/>
        </w:rPr>
        <mc:AlternateContent>
          <mc:Choice Requires="wps">
            <w:drawing>
              <wp:anchor distT="0" distB="0" distL="114300" distR="114300" simplePos="0" relativeHeight="251658251" behindDoc="0" locked="0" layoutInCell="1" allowOverlap="1" wp14:anchorId="09478E0B" wp14:editId="3B512733">
                <wp:simplePos x="0" y="0"/>
                <wp:positionH relativeFrom="margin">
                  <wp:align>right</wp:align>
                </wp:positionH>
                <wp:positionV relativeFrom="paragraph">
                  <wp:posOffset>142240</wp:posOffset>
                </wp:positionV>
                <wp:extent cx="6819900" cy="581025"/>
                <wp:effectExtent l="0" t="0" r="19050" b="28575"/>
                <wp:wrapNone/>
                <wp:docPr id="880385960" name="Scroll: Horizontal 58"/>
                <wp:cNvGraphicFramePr/>
                <a:graphic xmlns:a="http://schemas.openxmlformats.org/drawingml/2006/main">
                  <a:graphicData uri="http://schemas.microsoft.com/office/word/2010/wordprocessingShape">
                    <wps:wsp>
                      <wps:cNvSpPr/>
                      <wps:spPr>
                        <a:xfrm>
                          <a:off x="0" y="0"/>
                          <a:ext cx="6819900" cy="5810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203C47" w14:textId="77777777" w:rsidR="00946D15" w:rsidRPr="00946D15" w:rsidRDefault="00946D15" w:rsidP="00946D15">
                            <w:pPr>
                              <w:jc w:val="center"/>
                              <w:rPr>
                                <w:b/>
                                <w:bCs/>
                                <w:i/>
                                <w:iCs/>
                                <w:sz w:val="44"/>
                                <w:szCs w:val="44"/>
                              </w:rPr>
                            </w:pPr>
                            <w:r w:rsidRPr="00946D15">
                              <w:rPr>
                                <w:b/>
                                <w:bCs/>
                                <w:i/>
                                <w:iCs/>
                                <w:sz w:val="44"/>
                                <w:szCs w:val="44"/>
                              </w:rPr>
                              <w:t>SHORT QUESTIONS</w:t>
                            </w:r>
                          </w:p>
                          <w:p w14:paraId="627AA9A3" w14:textId="77777777" w:rsidR="00946D15" w:rsidRDefault="00946D15" w:rsidP="00946D1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478E0B" id="Scroll: Horizontal 58" o:spid="_x0000_s1032" type="#_x0000_t98" style="position:absolute;left:0;text-align:left;margin-left:485.8pt;margin-top:11.2pt;width:537pt;height:45.75pt;z-index:251658251;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" fillcolor="black [3213]" strokecolor="#09101d [484]" strokeweight="1pt">
                <v:stroke joinstyle="miter"/>
                <v:textbox>
                  <w:txbxContent>
                    <w:p w14:paraId="79203C47" w14:textId="77777777" w:rsidR="00946D15" w:rsidRPr="00946D15" w:rsidRDefault="00946D15" w:rsidP="00946D15">
                      <w:pPr>
                        <w:jc w:val="center"/>
                        <w:rPr>
                          <w:b/>
                          <w:bCs/>
                          <w:i/>
                          <w:iCs/>
                          <w:sz w:val="44"/>
                          <w:szCs w:val="44"/>
                        </w:rPr>
                      </w:pPr>
                      <w:r w:rsidRPr="00946D15">
                        <w:rPr>
                          <w:b/>
                          <w:bCs/>
                          <w:i/>
                          <w:iCs/>
                          <w:sz w:val="44"/>
                          <w:szCs w:val="44"/>
                        </w:rPr>
                        <w:t>SHORT QUESTIONS</w:t>
                      </w:r>
                    </w:p>
                    <w:p w14:paraId="627AA9A3" w14:textId="77777777" w:rsidR="00946D15" w:rsidRDefault="00946D15" w:rsidP="00946D15">
                      <w:pPr>
                        <w:jc w:val="center"/>
                      </w:pPr>
                    </w:p>
                  </w:txbxContent>
                </v:textbox>
                <w10:wrap anchorx="margin"/>
              </v:shape>
            </w:pict>
          </mc:Fallback>
        </mc:AlternateContent>
      </w:r>
    </w:p>
    <w:p w14:paraId="0B79DA22" w14:textId="26E697E9" w:rsidR="00AA2D0C" w:rsidRPr="002421D4" w:rsidRDefault="00AA2D0C" w:rsidP="00946D15">
      <w:pPr>
        <w:rPr>
          <w:b/>
          <w:bCs/>
          <w:i/>
          <w:iCs/>
          <w:sz w:val="36"/>
          <w:szCs w:val="36"/>
        </w:rPr>
      </w:pPr>
      <w:bookmarkStart w:id="5" w:name="_Hlk212996025"/>
    </w:p>
    <w:bookmarkEnd w:id="5"/>
    <w:p w14:paraId="5CB205B1" w14:textId="77777777" w:rsidR="00AA2D0C" w:rsidRDefault="00AA2D0C" w:rsidP="00AA2D0C"/>
    <w:p w14:paraId="4607CAD9" w14:textId="429FE68E" w:rsidR="00AA2D0C" w:rsidRPr="00C41648" w:rsidRDefault="00AA2D0C" w:rsidP="00AA2D0C">
      <w:pPr>
        <w:rPr>
          <w:b/>
          <w:bCs/>
          <w:i/>
          <w:iCs/>
          <w:sz w:val="24"/>
          <w:szCs w:val="24"/>
        </w:rPr>
      </w:pPr>
      <w:r w:rsidRPr="002421D4">
        <w:rPr>
          <w:b/>
          <w:bCs/>
          <w:i/>
          <w:iCs/>
          <w:sz w:val="24"/>
          <w:szCs w:val="24"/>
        </w:rPr>
        <w:t>Q1. The quantum of charge is 1.6 × 10⁻¹⁹ C. Is there a corresponding quantum of mass?</w:t>
      </w:r>
    </w:p>
    <w:p w14:paraId="33FDB608" w14:textId="77777777" w:rsidR="00AA2D0C" w:rsidRDefault="00AA2D0C" w:rsidP="00AA2D0C">
      <w:r w:rsidRPr="00470363">
        <w:rPr>
          <w:b/>
          <w:bCs/>
          <w:i/>
          <w:iCs/>
        </w:rPr>
        <w:t>Ans:</w:t>
      </w:r>
      <w:r>
        <w:t xml:space="preserve"> There is no quantum of mass.</w:t>
      </w:r>
    </w:p>
    <w:p w14:paraId="273D2A86" w14:textId="77777777" w:rsidR="00AA2D0C" w:rsidRDefault="00AA2D0C" w:rsidP="00AA2D0C"/>
    <w:p w14:paraId="70951372" w14:textId="77777777" w:rsidR="00AA2D0C" w:rsidRPr="002421D4" w:rsidRDefault="00AA2D0C" w:rsidP="00AA2D0C">
      <w:pPr>
        <w:rPr>
          <w:b/>
          <w:bCs/>
          <w:i/>
          <w:iCs/>
          <w:sz w:val="24"/>
          <w:szCs w:val="24"/>
        </w:rPr>
      </w:pPr>
      <w:r w:rsidRPr="002421D4">
        <w:rPr>
          <w:b/>
          <w:bCs/>
          <w:i/>
          <w:iCs/>
          <w:sz w:val="24"/>
          <w:szCs w:val="24"/>
        </w:rPr>
        <w:t>Q2. What does it mean to say that a physical quantity is (a) quantized or (b) conserved? Give some examples.</w:t>
      </w:r>
    </w:p>
    <w:p w14:paraId="2217E22B" w14:textId="77777777" w:rsidR="00AA2D0C" w:rsidRPr="002421D4" w:rsidRDefault="00AA2D0C" w:rsidP="00AA2D0C">
      <w:pPr>
        <w:rPr>
          <w:b/>
          <w:bCs/>
          <w:i/>
          <w:iCs/>
          <w:sz w:val="24"/>
          <w:szCs w:val="24"/>
        </w:rPr>
      </w:pPr>
      <w:r w:rsidRPr="002421D4">
        <w:rPr>
          <w:b/>
          <w:bCs/>
          <w:i/>
          <w:iCs/>
          <w:sz w:val="24"/>
          <w:szCs w:val="24"/>
        </w:rPr>
        <w:t>Charge Quantization</w:t>
      </w:r>
    </w:p>
    <w:p w14:paraId="094C58E0" w14:textId="77777777" w:rsidR="00AA2D0C" w:rsidRDefault="00AA2D0C" w:rsidP="00AA2D0C">
      <w:r>
        <w:t>When a physical quantity exists in discrete packets, it is called quantized.</w:t>
      </w:r>
    </w:p>
    <w:p w14:paraId="50FA4744" w14:textId="77777777" w:rsidR="00AA2D0C" w:rsidRPr="002421D4" w:rsidRDefault="00AA2D0C" w:rsidP="00AA2D0C">
      <w:pPr>
        <w:rPr>
          <w:b/>
          <w:bCs/>
          <w:i/>
          <w:iCs/>
          <w:sz w:val="24"/>
          <w:szCs w:val="24"/>
        </w:rPr>
      </w:pPr>
      <w:r w:rsidRPr="002421D4">
        <w:rPr>
          <w:b/>
          <w:bCs/>
          <w:i/>
          <w:iCs/>
          <w:sz w:val="24"/>
          <w:szCs w:val="24"/>
        </w:rPr>
        <w:t>Examples:</w:t>
      </w:r>
    </w:p>
    <w:p w14:paraId="2C8CD6E4" w14:textId="77777777" w:rsidR="00AA2D0C" w:rsidRDefault="00AA2D0C" w:rsidP="00AA2D0C">
      <w:r>
        <w:t>Charge, energy of photons, frequency of vibration of a stretched string, and angular momentum of electrons in orbits are examples of quantized physical quantities.</w:t>
      </w:r>
    </w:p>
    <w:p w14:paraId="321CC4D7" w14:textId="77777777" w:rsidR="00AA2D0C" w:rsidRPr="002421D4" w:rsidRDefault="00AA2D0C" w:rsidP="00AA2D0C">
      <w:pPr>
        <w:rPr>
          <w:b/>
          <w:bCs/>
          <w:i/>
          <w:iCs/>
          <w:sz w:val="24"/>
          <w:szCs w:val="24"/>
        </w:rPr>
      </w:pPr>
      <w:r w:rsidRPr="002421D4">
        <w:rPr>
          <w:b/>
          <w:bCs/>
          <w:i/>
          <w:iCs/>
          <w:sz w:val="24"/>
          <w:szCs w:val="24"/>
        </w:rPr>
        <w:lastRenderedPageBreak/>
        <w:t>Charge Conservation</w:t>
      </w:r>
    </w:p>
    <w:p w14:paraId="14B8480C" w14:textId="77777777" w:rsidR="00AA2D0C" w:rsidRDefault="00AA2D0C" w:rsidP="00AA2D0C">
      <w:r>
        <w:t>A physical quantity is called conserved when the total amount of that physical quantity remains constant before and after any change.</w:t>
      </w:r>
    </w:p>
    <w:p w14:paraId="7CB0A2F6" w14:textId="77777777" w:rsidR="00AA2D0C" w:rsidRPr="002421D4" w:rsidRDefault="00AA2D0C" w:rsidP="00AA2D0C">
      <w:pPr>
        <w:rPr>
          <w:b/>
          <w:bCs/>
          <w:i/>
          <w:iCs/>
          <w:sz w:val="24"/>
          <w:szCs w:val="24"/>
        </w:rPr>
      </w:pPr>
      <w:r w:rsidRPr="002421D4">
        <w:rPr>
          <w:b/>
          <w:bCs/>
          <w:i/>
          <w:iCs/>
          <w:sz w:val="24"/>
          <w:szCs w:val="24"/>
        </w:rPr>
        <w:t>Examples:</w:t>
      </w:r>
    </w:p>
    <w:p w14:paraId="1F68B6D3" w14:textId="77777777" w:rsidR="00AA2D0C" w:rsidRDefault="00AA2D0C" w:rsidP="00AA2D0C">
      <w:r>
        <w:t>Charge and energy are conserved in pair production and annihilation of matter.</w:t>
      </w:r>
    </w:p>
    <w:p w14:paraId="0F3A6F15" w14:textId="77777777" w:rsidR="00AA2D0C" w:rsidRDefault="00AA2D0C" w:rsidP="00AA2D0C"/>
    <w:p w14:paraId="4FC43578" w14:textId="77777777" w:rsidR="00AA2D0C" w:rsidRPr="002421D4" w:rsidRDefault="00AA2D0C" w:rsidP="00AA2D0C">
      <w:pPr>
        <w:rPr>
          <w:b/>
          <w:bCs/>
          <w:i/>
          <w:iCs/>
          <w:sz w:val="24"/>
          <w:szCs w:val="24"/>
        </w:rPr>
      </w:pPr>
      <w:r w:rsidRPr="002421D4">
        <w:rPr>
          <w:b/>
          <w:bCs/>
          <w:i/>
          <w:iCs/>
          <w:sz w:val="24"/>
          <w:szCs w:val="24"/>
        </w:rPr>
        <w:t>Q3. An electron of charge −e circulates around a helium nucleus of charge +2e in a helium atom</w:t>
      </w:r>
      <w:r w:rsidR="002421D4">
        <w:rPr>
          <w:b/>
          <w:bCs/>
          <w:i/>
          <w:iCs/>
          <w:sz w:val="24"/>
          <w:szCs w:val="24"/>
        </w:rPr>
        <w:t xml:space="preserve">. </w:t>
      </w:r>
      <w:r w:rsidRPr="002421D4">
        <w:rPr>
          <w:b/>
          <w:bCs/>
          <w:i/>
          <w:iCs/>
          <w:sz w:val="24"/>
          <w:szCs w:val="24"/>
        </w:rPr>
        <w:t>Which particle exerts the larger force on the other?</w:t>
      </w:r>
    </w:p>
    <w:p w14:paraId="35442951" w14:textId="77777777" w:rsidR="00AA2D0C" w:rsidRPr="002421D4" w:rsidRDefault="00AA2D0C" w:rsidP="00AA2D0C">
      <w:pPr>
        <w:rPr>
          <w:b/>
          <w:bCs/>
          <w:i/>
          <w:iCs/>
        </w:rPr>
      </w:pPr>
      <w:r w:rsidRPr="002421D4">
        <w:rPr>
          <w:b/>
          <w:bCs/>
          <w:i/>
          <w:iCs/>
        </w:rPr>
        <w:t>Ans:</w:t>
      </w:r>
    </w:p>
    <w:p w14:paraId="12F1D169" w14:textId="77777777" w:rsidR="00AA2D0C" w:rsidRDefault="00AA2D0C" w:rsidP="00AA2D0C">
      <w:r>
        <w:t>The electric force between two charged bodies is an action-reaction pair, equal in magnitude but opposite in direction.</w:t>
      </w:r>
    </w:p>
    <w:p w14:paraId="61FB5979" w14:textId="77777777" w:rsidR="00AA2D0C" w:rsidRDefault="00AA2D0C" w:rsidP="00AA2D0C">
      <w:r>
        <w:t>The force exerted by the electron on the nucleus is equal to the force exerted by the nucleus on the electron.</w:t>
      </w:r>
    </w:p>
    <w:p w14:paraId="02A456DF" w14:textId="77777777" w:rsidR="00AA2D0C" w:rsidRDefault="00AA2D0C" w:rsidP="00AA2D0C"/>
    <w:p w14:paraId="60FA1A31" w14:textId="05C96954" w:rsidR="00AA2D0C" w:rsidRPr="00470363" w:rsidRDefault="00AA2D0C" w:rsidP="00AA2D0C">
      <w:pPr>
        <w:rPr>
          <w:b/>
          <w:bCs/>
          <w:i/>
          <w:iCs/>
          <w:sz w:val="24"/>
          <w:szCs w:val="24"/>
        </w:rPr>
      </w:pPr>
      <w:r w:rsidRPr="002421D4">
        <w:rPr>
          <w:b/>
          <w:bCs/>
          <w:i/>
          <w:iCs/>
          <w:sz w:val="24"/>
          <w:szCs w:val="24"/>
        </w:rPr>
        <w:t>Q4. Would it have made any important difference if Benjamin Franklin had chosen to call electrons positive and protons</w:t>
      </w:r>
      <w:r w:rsidRPr="002421D4">
        <w:rPr>
          <w:sz w:val="24"/>
          <w:szCs w:val="24"/>
        </w:rPr>
        <w:t xml:space="preserve"> </w:t>
      </w:r>
      <w:r w:rsidRPr="002421D4">
        <w:rPr>
          <w:b/>
          <w:bCs/>
          <w:i/>
          <w:iCs/>
          <w:sz w:val="24"/>
          <w:szCs w:val="24"/>
        </w:rPr>
        <w:t>negative?</w:t>
      </w:r>
    </w:p>
    <w:p w14:paraId="75CBA715" w14:textId="77777777" w:rsidR="00AA2D0C" w:rsidRDefault="00AA2D0C" w:rsidP="00AA2D0C">
      <w:r w:rsidRPr="00470363">
        <w:rPr>
          <w:b/>
          <w:bCs/>
          <w:i/>
          <w:iCs/>
        </w:rPr>
        <w:t>Ans:</w:t>
      </w:r>
      <w:r>
        <w:t xml:space="preserve"> It makes no important difference if Franklin had chosen in effect to call electrons positive and protons negative.</w:t>
      </w:r>
    </w:p>
    <w:p w14:paraId="20D5D64E" w14:textId="77777777" w:rsidR="00AA2D0C" w:rsidRDefault="00AA2D0C" w:rsidP="00AA2D0C"/>
    <w:p w14:paraId="62E1F721" w14:textId="1FAD9BD2" w:rsidR="00AA2D0C" w:rsidRPr="00470363" w:rsidRDefault="00AA2D0C" w:rsidP="00AA2D0C">
      <w:pPr>
        <w:rPr>
          <w:b/>
          <w:bCs/>
          <w:i/>
          <w:iCs/>
          <w:sz w:val="24"/>
          <w:szCs w:val="24"/>
        </w:rPr>
      </w:pPr>
      <w:r w:rsidRPr="002421D4">
        <w:rPr>
          <w:b/>
          <w:bCs/>
          <w:i/>
          <w:iCs/>
          <w:sz w:val="24"/>
          <w:szCs w:val="24"/>
        </w:rPr>
        <w:t>Q5. A solution of copper sulphate is a conductor. What particles serve as charge carriers in this case?</w:t>
      </w:r>
    </w:p>
    <w:p w14:paraId="11D29691" w14:textId="77777777" w:rsidR="00AA2D0C" w:rsidRDefault="00AA2D0C" w:rsidP="00AA2D0C">
      <w:r w:rsidRPr="00470363">
        <w:rPr>
          <w:b/>
          <w:bCs/>
          <w:i/>
          <w:iCs/>
        </w:rPr>
        <w:t xml:space="preserve">Ans: </w:t>
      </w:r>
      <w:r>
        <w:t>The particles Cu²⁺ and SO₄²⁻ serve as charge carriers in the solution of copper sulphate.</w:t>
      </w:r>
    </w:p>
    <w:p w14:paraId="56E6E987" w14:textId="77777777" w:rsidR="00AA2D0C" w:rsidRDefault="00AA2D0C" w:rsidP="00AA2D0C"/>
    <w:p w14:paraId="6DF54852" w14:textId="027658B2" w:rsidR="00AA2D0C" w:rsidRPr="00470363" w:rsidRDefault="00AA2D0C" w:rsidP="00AA2D0C">
      <w:pPr>
        <w:rPr>
          <w:b/>
          <w:bCs/>
          <w:i/>
          <w:iCs/>
          <w:sz w:val="24"/>
          <w:szCs w:val="24"/>
        </w:rPr>
      </w:pPr>
      <w:r w:rsidRPr="002421D4">
        <w:rPr>
          <w:b/>
          <w:bCs/>
          <w:i/>
          <w:iCs/>
          <w:sz w:val="24"/>
          <w:szCs w:val="24"/>
        </w:rPr>
        <w:t>Q6. Compare gravitational force and Coulomb force between two electrons. Which is greater?</w:t>
      </w:r>
    </w:p>
    <w:p w14:paraId="75E45969" w14:textId="77777777" w:rsidR="00AA2D0C" w:rsidRPr="002421D4" w:rsidRDefault="00AA2D0C" w:rsidP="00AA2D0C">
      <w:pPr>
        <w:rPr>
          <w:b/>
          <w:bCs/>
          <w:i/>
          <w:iCs/>
        </w:rPr>
      </w:pPr>
      <w:r w:rsidRPr="002421D4">
        <w:rPr>
          <w:b/>
          <w:bCs/>
          <w:i/>
          <w:iCs/>
        </w:rPr>
        <w:t>Ans:</w:t>
      </w:r>
    </w:p>
    <w:p w14:paraId="54471970" w14:textId="77777777" w:rsidR="00AA2D0C" w:rsidRDefault="00AA2D0C" w:rsidP="00AA2D0C">
      <w:r>
        <w:t>The gravitational force between two electrons is:</w:t>
      </w:r>
    </w:p>
    <w:p w14:paraId="7730E15A" w14:textId="25A076BA" w:rsidR="006D10D9" w:rsidRDefault="006D10D9" w:rsidP="006D10D9">
      <w:pPr>
        <w:jc w:val="center"/>
      </w:pPr>
      <w:r>
        <w:t>F g = (G m e m e) / r²</w:t>
      </w:r>
    </w:p>
    <w:p w14:paraId="29423D7F" w14:textId="77777777" w:rsidR="006D10D9" w:rsidRDefault="006D10D9" w:rsidP="006D10D9">
      <w:r>
        <w:t>The Coulomb force between two electrons is:</w:t>
      </w:r>
    </w:p>
    <w:p w14:paraId="7D638B14" w14:textId="66C57B7B" w:rsidR="006D10D9" w:rsidRDefault="006D10D9" w:rsidP="006D10D9">
      <w:pPr>
        <w:jc w:val="center"/>
      </w:pPr>
      <w:r>
        <w:t>F e = (k q e q e) / r² = (k e²) / r²</w:t>
      </w:r>
    </w:p>
    <w:p w14:paraId="6EDB80DD" w14:textId="77777777" w:rsidR="006D10D9" w:rsidRDefault="006D10D9" w:rsidP="006D10D9">
      <w:r>
        <w:t>Now the ratio:</w:t>
      </w:r>
    </w:p>
    <w:p w14:paraId="68E18D8A" w14:textId="25FBEEEA" w:rsidR="006D10D9" w:rsidRDefault="006D10D9" w:rsidP="006D10D9">
      <w:pPr>
        <w:jc w:val="center"/>
      </w:pPr>
      <w:r>
        <w:t>F e / F g = (k e²) / (G m_e²)</w:t>
      </w:r>
    </w:p>
    <w:p w14:paraId="2FFFC445" w14:textId="77777777" w:rsidR="006D10D9" w:rsidRDefault="006D10D9" w:rsidP="006D10D9">
      <w:r>
        <w:t>Substituting the values:</w:t>
      </w:r>
    </w:p>
    <w:p w14:paraId="02195C71" w14:textId="3A5DA947" w:rsidR="006D10D9" w:rsidRDefault="006D10D9" w:rsidP="006D10D9">
      <w:pPr>
        <w:jc w:val="center"/>
      </w:pPr>
      <w:r>
        <w:t>F e / F g = [ 9 × 10⁹ (1.6 × 10⁻¹⁹) ²] / [ 6.67 × 10⁻¹¹ (9.1 × 10⁻³¹) ²]</w:t>
      </w:r>
    </w:p>
    <w:p w14:paraId="5F475163" w14:textId="2246E832" w:rsidR="006D10D9" w:rsidRDefault="006D10D9" w:rsidP="006D10D9">
      <w:pPr>
        <w:jc w:val="center"/>
      </w:pPr>
      <w:r>
        <w:rPr>
          <w:noProof/>
        </w:rPr>
        <mc:AlternateContent>
          <mc:Choice Requires="wps">
            <w:drawing>
              <wp:anchor distT="0" distB="0" distL="114300" distR="114300" simplePos="0" relativeHeight="251658241" behindDoc="0" locked="0" layoutInCell="1" allowOverlap="1" wp14:anchorId="69431A42" wp14:editId="2D213238">
                <wp:simplePos x="0" y="0"/>
                <wp:positionH relativeFrom="margin">
                  <wp:posOffset>2809875</wp:posOffset>
                </wp:positionH>
                <wp:positionV relativeFrom="paragraph">
                  <wp:posOffset>8255</wp:posOffset>
                </wp:positionV>
                <wp:extent cx="1390650" cy="266700"/>
                <wp:effectExtent l="0" t="0" r="19050" b="19050"/>
                <wp:wrapSquare wrapText="bothSides"/>
                <wp:docPr id="210322666" name="Text Box 3"/>
                <wp:cNvGraphicFramePr/>
                <a:graphic xmlns:a="http://schemas.openxmlformats.org/drawingml/2006/main">
                  <a:graphicData uri="http://schemas.microsoft.com/office/word/2010/wordprocessingShape">
                    <wps:wsp>
                      <wps:cNvSpPr txBox="1"/>
                      <wps:spPr>
                        <a:xfrm>
                          <a:off x="0" y="0"/>
                          <a:ext cx="1390650" cy="266700"/>
                        </a:xfrm>
                        <a:prstGeom prst="rect">
                          <a:avLst/>
                        </a:prstGeom>
                        <a:solidFill>
                          <a:schemeClr val="lt1"/>
                        </a:solidFill>
                        <a:ln w="6350">
                          <a:solidFill>
                            <a:prstClr val="black"/>
                          </a:solidFill>
                        </a:ln>
                      </wps:spPr>
                      <wps:txbx>
                        <w:txbxContent>
                          <w:p w14:paraId="1A1AF9CE" w14:textId="101DEDC1" w:rsidR="006D10D9" w:rsidRDefault="006D10D9">
                            <w:r w:rsidRPr="006D10D9">
                              <w:t>F e / F g = 4.17 × 10⁴²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9431A42" id="Text Box 3" o:spid="_x0000_s1033" type="#_x0000_t202" style="position:absolute;left:0;text-align:left;margin-left:221.25pt;margin-top:.65pt;width:109.5pt;height:2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" fillcolor="white [3201]" strokeweight=".5pt">
                <v:textbox>
                  <w:txbxContent>
                    <w:p w14:paraId="1A1AF9CE" w14:textId="101DEDC1" w:rsidR="006D10D9" w:rsidRDefault="006D10D9">
                      <w:r w:rsidRPr="006D10D9">
                        <w:t>F e / F g = 4.17 × 10⁴²</w:t>
                      </w:r>
                    </w:p>
                  </w:txbxContent>
                </v:textbox>
                <w10:wrap type="square" anchorx="margin"/>
              </v:shape>
            </w:pict>
          </mc:Fallback>
        </mc:AlternateContent>
      </w:r>
    </w:p>
    <w:p w14:paraId="4E0A2439" w14:textId="0B990E9A" w:rsidR="006D10D9" w:rsidRDefault="006D10D9" w:rsidP="006D10D9">
      <w:r>
        <w:t>Hence, F e &gt;&gt; F g</w:t>
      </w:r>
    </w:p>
    <w:p w14:paraId="52C8CE46" w14:textId="761C6FB4" w:rsidR="00AA2D0C" w:rsidRDefault="006D10D9" w:rsidP="006D10D9">
      <w:r>
        <w:lastRenderedPageBreak/>
        <w:t>i.e., the Coulomb force is enormously greater than the gravitational force.</w:t>
      </w:r>
    </w:p>
    <w:p w14:paraId="53AD625F" w14:textId="77777777" w:rsidR="006B145D" w:rsidRDefault="00005869" w:rsidP="00005869">
      <w:pPr>
        <w:jc w:val="center"/>
        <w:rPr>
          <w:b/>
          <w:bCs/>
          <w:i/>
          <w:iCs/>
          <w:sz w:val="36"/>
          <w:szCs w:val="36"/>
        </w:rPr>
      </w:pPr>
      <w:r>
        <w:rPr>
          <w:b/>
          <w:bCs/>
          <w:i/>
          <w:iCs/>
          <w:noProof/>
          <w:sz w:val="36"/>
          <w:szCs w:val="36"/>
        </w:rPr>
        <mc:AlternateContent>
          <mc:Choice Requires="wps">
            <w:drawing>
              <wp:anchor distT="0" distB="0" distL="114300" distR="114300" simplePos="0" relativeHeight="251658271" behindDoc="0" locked="0" layoutInCell="1" allowOverlap="1" wp14:anchorId="37D985D3" wp14:editId="7FBA903D">
                <wp:simplePos x="0" y="0"/>
                <wp:positionH relativeFrom="column">
                  <wp:posOffset>-10633</wp:posOffset>
                </wp:positionH>
                <wp:positionV relativeFrom="paragraph">
                  <wp:posOffset>33227</wp:posOffset>
                </wp:positionV>
                <wp:extent cx="6815470" cy="691116"/>
                <wp:effectExtent l="0" t="0" r="23495" b="13970"/>
                <wp:wrapSquare wrapText="bothSides"/>
                <wp:docPr id="1042092480" name="Scroll: Horizontal 86"/>
                <wp:cNvGraphicFramePr/>
                <a:graphic xmlns:a="http://schemas.openxmlformats.org/drawingml/2006/main">
                  <a:graphicData uri="http://schemas.microsoft.com/office/word/2010/wordprocessingShape">
                    <wps:wsp>
                      <wps:cNvSpPr/>
                      <wps:spPr>
                        <a:xfrm>
                          <a:off x="0" y="0"/>
                          <a:ext cx="6815470" cy="691116"/>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10C74C" w14:textId="5E7DFBA5" w:rsidR="00005869" w:rsidRPr="00005869" w:rsidRDefault="00005869" w:rsidP="00005869">
                            <w:pPr>
                              <w:jc w:val="center"/>
                              <w:rPr>
                                <w:b/>
                                <w:bCs/>
                                <w:i/>
                                <w:iCs/>
                                <w:sz w:val="40"/>
                                <w:szCs w:val="40"/>
                              </w:rPr>
                            </w:pPr>
                            <w:r w:rsidRPr="00005869">
                              <w:rPr>
                                <w:b/>
                                <w:bCs/>
                                <w:i/>
                                <w:iCs/>
                                <w:sz w:val="40"/>
                                <w:szCs w:val="40"/>
                              </w:rPr>
                              <w:t>SAMPLE PROBLEMS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D985D3" id="Scroll: Horizontal 86" o:spid="_x0000_s1034" type="#_x0000_t98" style="position:absolute;left:0;text-align:left;margin-left:-.85pt;margin-top:2.6pt;width:536.65pt;height:54.4pt;z-index:2516582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" fillcolor="black [3213]" strokecolor="#09101d [484]" strokeweight="1pt">
                <v:stroke joinstyle="miter"/>
                <v:textbox>
                  <w:txbxContent>
                    <w:p w14:paraId="5510C74C" w14:textId="5E7DFBA5" w:rsidR="00005869" w:rsidRPr="00005869" w:rsidRDefault="00005869" w:rsidP="00005869">
                      <w:pPr>
                        <w:jc w:val="center"/>
                        <w:rPr>
                          <w:b/>
                          <w:bCs/>
                          <w:i/>
                          <w:iCs/>
                          <w:sz w:val="40"/>
                          <w:szCs w:val="40"/>
                        </w:rPr>
                      </w:pPr>
                      <w:r w:rsidRPr="00005869">
                        <w:rPr>
                          <w:b/>
                          <w:bCs/>
                          <w:i/>
                          <w:iCs/>
                          <w:sz w:val="40"/>
                          <w:szCs w:val="40"/>
                        </w:rPr>
                        <w:t>SAMPLE PROBLEMS</w:t>
                      </w:r>
                    </w:p>
                  </w:txbxContent>
                </v:textbox>
                <w10:wrap type="square"/>
              </v:shape>
            </w:pict>
          </mc:Fallback>
        </mc:AlternateContent>
      </w:r>
      <w:r w:rsidR="00590EFA" w:rsidRPr="00590EFA">
        <w:rPr>
          <w:b/>
          <w:bCs/>
          <w:i/>
          <w:iCs/>
          <w:sz w:val="36"/>
          <w:szCs w:val="36"/>
        </w:rPr>
        <w:t xml:space="preserve"> </w:t>
      </w:r>
    </w:p>
    <w:p w14:paraId="06C300EF" w14:textId="62EA5AE1" w:rsidR="00AA2D0C" w:rsidRPr="00005869" w:rsidRDefault="00AA2D0C" w:rsidP="00005869">
      <w:pPr>
        <w:jc w:val="center"/>
        <w:rPr>
          <w:b/>
          <w:bCs/>
          <w:i/>
          <w:iCs/>
          <w:sz w:val="36"/>
          <w:szCs w:val="36"/>
        </w:rPr>
      </w:pPr>
      <w:r w:rsidRPr="00902577">
        <w:rPr>
          <w:b/>
          <w:bCs/>
          <w:i/>
          <w:iCs/>
          <w:sz w:val="28"/>
          <w:szCs w:val="28"/>
        </w:rPr>
        <w:t xml:space="preserve">P.1 </w:t>
      </w:r>
      <w:r w:rsidRPr="00902577">
        <w:rPr>
          <w:b/>
          <w:bCs/>
          <w:i/>
          <w:iCs/>
          <w:sz w:val="24"/>
          <w:szCs w:val="24"/>
        </w:rPr>
        <w:t>A penny being electrically neutral contains equal amounts of +ve and −ve charge.</w:t>
      </w:r>
      <w:r w:rsidR="00902577">
        <w:rPr>
          <w:b/>
          <w:bCs/>
          <w:i/>
          <w:iCs/>
          <w:sz w:val="24"/>
          <w:szCs w:val="24"/>
        </w:rPr>
        <w:t xml:space="preserve"> </w:t>
      </w:r>
      <w:r w:rsidRPr="00902577">
        <w:rPr>
          <w:b/>
          <w:bCs/>
          <w:i/>
          <w:iCs/>
          <w:sz w:val="24"/>
          <w:szCs w:val="24"/>
        </w:rPr>
        <w:t>What is the magnitude of charge?</w:t>
      </w:r>
    </w:p>
    <w:p w14:paraId="02077EFC" w14:textId="77777777" w:rsidR="00AA2D0C" w:rsidRPr="00902577" w:rsidRDefault="00AA2D0C" w:rsidP="00AA2D0C">
      <w:pPr>
        <w:rPr>
          <w:b/>
          <w:bCs/>
          <w:i/>
          <w:iCs/>
          <w:sz w:val="24"/>
          <w:szCs w:val="24"/>
        </w:rPr>
      </w:pPr>
      <w:r w:rsidRPr="00902577">
        <w:rPr>
          <w:b/>
          <w:bCs/>
          <w:i/>
          <w:iCs/>
          <w:sz w:val="24"/>
          <w:szCs w:val="24"/>
        </w:rPr>
        <w:t>Solution</w:t>
      </w:r>
    </w:p>
    <w:p w14:paraId="749F38D3" w14:textId="77777777" w:rsidR="00AA2D0C" w:rsidRPr="00902577" w:rsidRDefault="00AA2D0C" w:rsidP="00AA2D0C">
      <w:pPr>
        <w:rPr>
          <w:b/>
          <w:bCs/>
          <w:i/>
          <w:iCs/>
          <w:sz w:val="24"/>
          <w:szCs w:val="24"/>
        </w:rPr>
      </w:pPr>
      <w:r w:rsidRPr="00902577">
        <w:rPr>
          <w:b/>
          <w:bCs/>
          <w:i/>
          <w:iCs/>
          <w:sz w:val="24"/>
          <w:szCs w:val="24"/>
        </w:rPr>
        <w:t>Data:</w:t>
      </w:r>
    </w:p>
    <w:p w14:paraId="1B53E819" w14:textId="79DEB1DB" w:rsidR="00AA2D0C" w:rsidRDefault="00AA2D0C" w:rsidP="00AA2D0C">
      <w:r>
        <w:t>Atomic number of copper</w:t>
      </w:r>
      <w:r w:rsidR="00EF01A9">
        <w:t>’</w:t>
      </w:r>
      <w:r w:rsidR="00074A0B">
        <w:t>s</w:t>
      </w:r>
      <w:r>
        <w:t>, Z = 29</w:t>
      </w:r>
    </w:p>
    <w:p w14:paraId="7CFBD1C8" w14:textId="0BA4912A" w:rsidR="00AA2D0C" w:rsidRDefault="00AA2D0C" w:rsidP="00AA2D0C">
      <w:r>
        <w:t>Charge on copper penny, q = N</w:t>
      </w:r>
      <w:r w:rsidR="00EF01A9">
        <w:t xml:space="preserve"> </w:t>
      </w:r>
      <w:r>
        <w:t>Ze</w:t>
      </w:r>
    </w:p>
    <w:p w14:paraId="63ABE987" w14:textId="77777777" w:rsidR="00AA2D0C" w:rsidRDefault="00AA2D0C" w:rsidP="00AA2D0C">
      <w:r>
        <w:t>Number of atoms in penny = N</w:t>
      </w:r>
    </w:p>
    <w:p w14:paraId="552AD441" w14:textId="77777777" w:rsidR="00AA2D0C" w:rsidRDefault="00AA2D0C" w:rsidP="00AA2D0C">
      <w:r>
        <w:t>Charge of each atom = Ze</w:t>
      </w:r>
    </w:p>
    <w:p w14:paraId="671DB740" w14:textId="77777777" w:rsidR="00AA2D0C" w:rsidRDefault="00AA2D0C" w:rsidP="00AA2D0C">
      <w:r>
        <w:t>Standard mass of penny = 3.11 g</w:t>
      </w:r>
    </w:p>
    <w:p w14:paraId="7A0BF2D4" w14:textId="77777777" w:rsidR="00AA2D0C" w:rsidRDefault="00AA2D0C" w:rsidP="00AA2D0C">
      <w:r>
        <w:t>Molecular mass of penny = 63.5 g/mol</w:t>
      </w:r>
    </w:p>
    <w:p w14:paraId="376FB464" w14:textId="77777777" w:rsidR="00AA2D0C" w:rsidRDefault="00AA2D0C" w:rsidP="00AA2D0C"/>
    <w:p w14:paraId="53682017" w14:textId="77777777" w:rsidR="00AA2D0C" w:rsidRPr="00902577" w:rsidRDefault="00AA2D0C" w:rsidP="00AA2D0C">
      <w:pPr>
        <w:rPr>
          <w:b/>
          <w:bCs/>
          <w:i/>
          <w:iCs/>
          <w:sz w:val="24"/>
          <w:szCs w:val="24"/>
        </w:rPr>
      </w:pPr>
      <w:r w:rsidRPr="00902577">
        <w:rPr>
          <w:b/>
          <w:bCs/>
          <w:i/>
          <w:iCs/>
          <w:sz w:val="24"/>
          <w:szCs w:val="24"/>
        </w:rPr>
        <w:t>Calculations:</w:t>
      </w:r>
    </w:p>
    <w:p w14:paraId="5CA4024C" w14:textId="77777777" w:rsidR="00AA2D0C" w:rsidRDefault="00AA2D0C" w:rsidP="00AA2D0C">
      <w:r>
        <w:t>One mole of Cu has atoms = Nₐ</w:t>
      </w:r>
    </w:p>
    <w:p w14:paraId="1AF905B0" w14:textId="77B0BEBC" w:rsidR="00AA2D0C" w:rsidRDefault="00AA2D0C" w:rsidP="00AA2D0C">
      <w:r>
        <w:t>n moles of Cu have atoms = n</w:t>
      </w:r>
      <w:r w:rsidR="00074A0B">
        <w:t xml:space="preserve"> </w:t>
      </w:r>
      <w:r>
        <w:t>Nₐ = (m</w:t>
      </w:r>
      <w:r w:rsidR="00074A0B">
        <w:t xml:space="preserve"> </w:t>
      </w:r>
      <w:r>
        <w:t>Nₐ / M)</w:t>
      </w:r>
    </w:p>
    <w:p w14:paraId="166DEF39" w14:textId="77777777" w:rsidR="0090611D" w:rsidRDefault="0090611D" w:rsidP="0090611D">
      <w:r>
        <w:t>N = (m / M) · N_A</w:t>
      </w:r>
    </w:p>
    <w:p w14:paraId="31CE3236" w14:textId="71246705" w:rsidR="0090611D" w:rsidRDefault="0090611D" w:rsidP="0090611D">
      <w:r>
        <w:t>N = (3.11 × 6.02 × 10²³) / 63.5 = 2.95 × 10²² atoms</w:t>
      </w:r>
    </w:p>
    <w:p w14:paraId="4E6905E0" w14:textId="5E9B61F1" w:rsidR="0090611D" w:rsidRDefault="00637E23" w:rsidP="0090611D">
      <w:r>
        <w:t xml:space="preserve">   </w:t>
      </w:r>
      <w:r w:rsidR="0090611D">
        <w:t>Charge on penny:</w:t>
      </w:r>
    </w:p>
    <w:p w14:paraId="2E134E6C" w14:textId="77777777" w:rsidR="0090611D" w:rsidRDefault="0090611D" w:rsidP="0090611D">
      <w:pPr>
        <w:jc w:val="center"/>
      </w:pPr>
      <w:r>
        <w:t>q = N Z e</w:t>
      </w:r>
    </w:p>
    <w:p w14:paraId="5FE169E1" w14:textId="77777777" w:rsidR="00665B3C" w:rsidRDefault="0090611D" w:rsidP="0090611D">
      <w:pPr>
        <w:jc w:val="center"/>
      </w:pPr>
      <w:r>
        <w:t xml:space="preserve">q = 2.95 × 10²² × 29 × 1.6 × 10⁻¹⁹ </w:t>
      </w:r>
    </w:p>
    <w:p w14:paraId="50861C65" w14:textId="65A7B5FA" w:rsidR="0090611D" w:rsidRDefault="00665B3C" w:rsidP="0090611D">
      <w:pPr>
        <w:jc w:val="center"/>
      </w:pPr>
      <w:r w:rsidRPr="00665B3C">
        <w:rPr>
          <w:highlight w:val="lightGray"/>
        </w:rPr>
        <w:t>q</w:t>
      </w:r>
      <w:r w:rsidR="0090611D" w:rsidRPr="00665B3C">
        <w:rPr>
          <w:highlight w:val="lightGray"/>
        </w:rPr>
        <w:t>= 1.37 × 10⁵ C</w:t>
      </w:r>
    </w:p>
    <w:p w14:paraId="2C6570B2" w14:textId="4C14AEE3" w:rsidR="00AA2D0C" w:rsidRDefault="00AA2D0C" w:rsidP="0090611D">
      <w:r>
        <w:t>Thus,</w:t>
      </w:r>
    </w:p>
    <w:p w14:paraId="4AA126B1" w14:textId="13174765" w:rsidR="00AA2D0C" w:rsidRDefault="00AA2D0C" w:rsidP="00902577">
      <w:pPr>
        <w:jc w:val="center"/>
      </w:pPr>
      <w:r>
        <w:t>Magnitude of +ve charge = Magnitude of −ve charge = 1.37 × 10⁵ C</w:t>
      </w:r>
    </w:p>
    <w:p w14:paraId="23563FD3" w14:textId="77777777" w:rsidR="00AA2D0C" w:rsidRDefault="00AA2D0C" w:rsidP="000412BD">
      <w:pPr>
        <w:pBdr>
          <w:bottom w:val="single" w:sz="2" w:space="1" w:color="auto"/>
        </w:pBdr>
      </w:pPr>
    </w:p>
    <w:p w14:paraId="3EDB4E3B" w14:textId="77777777" w:rsidR="00AA2D0C" w:rsidRPr="00902577" w:rsidRDefault="00AA2D0C" w:rsidP="00AA2D0C">
      <w:pPr>
        <w:rPr>
          <w:b/>
          <w:bCs/>
          <w:i/>
          <w:iCs/>
          <w:sz w:val="28"/>
          <w:szCs w:val="28"/>
        </w:rPr>
      </w:pPr>
      <w:r w:rsidRPr="00902577">
        <w:rPr>
          <w:b/>
          <w:bCs/>
          <w:i/>
          <w:iCs/>
          <w:sz w:val="28"/>
          <w:szCs w:val="28"/>
        </w:rPr>
        <w:t>P.2</w:t>
      </w:r>
      <w:r w:rsidR="00902577">
        <w:rPr>
          <w:b/>
          <w:bCs/>
          <w:i/>
          <w:iCs/>
          <w:sz w:val="28"/>
          <w:szCs w:val="28"/>
        </w:rPr>
        <w:t xml:space="preserve"> </w:t>
      </w:r>
      <w:r w:rsidRPr="00902577">
        <w:rPr>
          <w:b/>
          <w:bCs/>
          <w:i/>
          <w:iCs/>
          <w:sz w:val="24"/>
          <w:szCs w:val="24"/>
        </w:rPr>
        <w:t>The copper penny contains both +ve charge and −ve charge, and each of magnitude 1.37 × 10⁵ C</w:t>
      </w:r>
      <w:r w:rsidR="00902577">
        <w:rPr>
          <w:b/>
          <w:bCs/>
          <w:i/>
          <w:iCs/>
          <w:sz w:val="24"/>
          <w:szCs w:val="24"/>
        </w:rPr>
        <w:t xml:space="preserve">. </w:t>
      </w:r>
      <w:r w:rsidRPr="00902577">
        <w:rPr>
          <w:b/>
          <w:bCs/>
          <w:i/>
          <w:iCs/>
          <w:sz w:val="24"/>
          <w:szCs w:val="24"/>
        </w:rPr>
        <w:t>Suppose that these charges could be concentrated into two bundles held 100 m apart.</w:t>
      </w:r>
      <w:r w:rsidR="00902577">
        <w:rPr>
          <w:b/>
          <w:bCs/>
          <w:i/>
          <w:iCs/>
          <w:sz w:val="24"/>
          <w:szCs w:val="24"/>
        </w:rPr>
        <w:t xml:space="preserve"> </w:t>
      </w:r>
      <w:r w:rsidRPr="00902577">
        <w:rPr>
          <w:b/>
          <w:bCs/>
          <w:i/>
          <w:iCs/>
          <w:sz w:val="24"/>
          <w:szCs w:val="24"/>
        </w:rPr>
        <w:t>Find the attractive force.</w:t>
      </w:r>
    </w:p>
    <w:p w14:paraId="7E54F955" w14:textId="77777777" w:rsidR="00AA2D0C" w:rsidRPr="00902577" w:rsidRDefault="00AA2D0C" w:rsidP="00AA2D0C">
      <w:pPr>
        <w:rPr>
          <w:b/>
          <w:bCs/>
          <w:i/>
          <w:iCs/>
          <w:sz w:val="24"/>
          <w:szCs w:val="24"/>
        </w:rPr>
      </w:pPr>
      <w:r w:rsidRPr="00902577">
        <w:rPr>
          <w:b/>
          <w:bCs/>
          <w:i/>
          <w:iCs/>
          <w:sz w:val="24"/>
          <w:szCs w:val="24"/>
        </w:rPr>
        <w:lastRenderedPageBreak/>
        <w:t>Data:</w:t>
      </w:r>
    </w:p>
    <w:p w14:paraId="1CEE3229" w14:textId="77777777" w:rsidR="00AA2D0C" w:rsidRDefault="00AA2D0C" w:rsidP="00AA2D0C">
      <w:r>
        <w:t>q₁ = 1.37 × 10⁵ C</w:t>
      </w:r>
    </w:p>
    <w:p w14:paraId="7907012B" w14:textId="77777777" w:rsidR="00AA2D0C" w:rsidRDefault="00AA2D0C" w:rsidP="00AA2D0C">
      <w:r>
        <w:t>q₂ = 1.37 × 10⁵ C</w:t>
      </w:r>
    </w:p>
    <w:p w14:paraId="1CC4CA41" w14:textId="77777777" w:rsidR="00AA2D0C" w:rsidRDefault="00AA2D0C" w:rsidP="00AA2D0C">
      <w:r>
        <w:t>r = 100 m</w:t>
      </w:r>
    </w:p>
    <w:p w14:paraId="448FEE5D" w14:textId="0D247225" w:rsidR="00AA2D0C" w:rsidRDefault="00AA2D0C" w:rsidP="00AA2D0C">
      <w:r>
        <w:t>F =?</w:t>
      </w:r>
    </w:p>
    <w:p w14:paraId="53E6B042" w14:textId="77777777" w:rsidR="00134873" w:rsidRDefault="00AA2D0C" w:rsidP="00134873">
      <w:pPr>
        <w:rPr>
          <w:b/>
          <w:bCs/>
          <w:i/>
          <w:iCs/>
          <w:sz w:val="24"/>
          <w:szCs w:val="24"/>
        </w:rPr>
      </w:pPr>
      <w:r w:rsidRPr="00902577">
        <w:rPr>
          <w:b/>
          <w:bCs/>
          <w:i/>
          <w:iCs/>
          <w:sz w:val="24"/>
          <w:szCs w:val="24"/>
        </w:rPr>
        <w:t>Calculation:</w:t>
      </w:r>
    </w:p>
    <w:p w14:paraId="1939D983" w14:textId="5404C99D" w:rsidR="00134873" w:rsidRPr="00134873" w:rsidRDefault="00134873" w:rsidP="00134873">
      <w:pPr>
        <w:jc w:val="center"/>
        <w:rPr>
          <w:sz w:val="24"/>
          <w:szCs w:val="24"/>
        </w:rPr>
      </w:pPr>
      <w:r w:rsidRPr="00134873">
        <w:rPr>
          <w:sz w:val="24"/>
          <w:szCs w:val="24"/>
        </w:rPr>
        <w:t>F = k × q₁ × q₂ / r²</w:t>
      </w:r>
    </w:p>
    <w:p w14:paraId="2C99A506" w14:textId="582E7E20" w:rsidR="00134873" w:rsidRPr="00134873" w:rsidRDefault="00134873" w:rsidP="00134873">
      <w:pPr>
        <w:jc w:val="center"/>
        <w:rPr>
          <w:sz w:val="24"/>
          <w:szCs w:val="24"/>
        </w:rPr>
      </w:pPr>
      <w:r w:rsidRPr="00134873">
        <w:rPr>
          <w:sz w:val="24"/>
          <w:szCs w:val="24"/>
        </w:rPr>
        <w:t>q₁ × q₂ = 1.37 × 10⁵ × 1.37 × 10⁵ = 1.8769 × 10¹⁰</w:t>
      </w:r>
    </w:p>
    <w:p w14:paraId="03E3CDD3" w14:textId="488BB754" w:rsidR="00134873" w:rsidRPr="00134873" w:rsidRDefault="00134873" w:rsidP="00134873">
      <w:pPr>
        <w:jc w:val="center"/>
        <w:rPr>
          <w:sz w:val="24"/>
          <w:szCs w:val="24"/>
        </w:rPr>
      </w:pPr>
      <w:r w:rsidRPr="00134873">
        <w:rPr>
          <w:sz w:val="24"/>
          <w:szCs w:val="24"/>
        </w:rPr>
        <w:t>k × q₁ × q₂ = 8.99 × 10⁹ × 1.8769 × 10¹⁰ ≈ 16.86 × 10¹⁹</w:t>
      </w:r>
    </w:p>
    <w:p w14:paraId="0551B5BD" w14:textId="77777777" w:rsidR="00134873" w:rsidRPr="00134873" w:rsidRDefault="00134873" w:rsidP="00134873">
      <w:pPr>
        <w:jc w:val="center"/>
        <w:rPr>
          <w:sz w:val="24"/>
          <w:szCs w:val="24"/>
        </w:rPr>
      </w:pPr>
      <w:r w:rsidRPr="00134873">
        <w:rPr>
          <w:sz w:val="24"/>
          <w:szCs w:val="24"/>
        </w:rPr>
        <w:t>r² = 100² = 10⁴</w:t>
      </w:r>
    </w:p>
    <w:p w14:paraId="60B83BF3" w14:textId="085D7B59" w:rsidR="00AA2D0C" w:rsidRPr="00134873" w:rsidRDefault="00134873" w:rsidP="00134873">
      <w:pPr>
        <w:jc w:val="center"/>
        <w:rPr>
          <w:sz w:val="24"/>
          <w:szCs w:val="24"/>
        </w:rPr>
      </w:pPr>
      <w:r w:rsidRPr="00665B3C">
        <w:rPr>
          <w:sz w:val="24"/>
          <w:szCs w:val="24"/>
          <w:highlight w:val="lightGray"/>
        </w:rPr>
        <w:t>F = 16.86 × 10¹⁹ / 10⁴ ≈ 1.686 × 10¹⁶ N</w:t>
      </w:r>
    </w:p>
    <w:p w14:paraId="4A5D5CDB" w14:textId="77777777" w:rsidR="00AA2D0C" w:rsidRDefault="00AA2D0C" w:rsidP="000412BD">
      <w:pPr>
        <w:pBdr>
          <w:bottom w:val="single" w:sz="2" w:space="1" w:color="auto"/>
        </w:pBdr>
      </w:pPr>
    </w:p>
    <w:p w14:paraId="7AC01FC9" w14:textId="77777777" w:rsidR="00AA2D0C" w:rsidRPr="00902577" w:rsidRDefault="00AA2D0C" w:rsidP="00AA2D0C">
      <w:pPr>
        <w:rPr>
          <w:b/>
          <w:bCs/>
          <w:i/>
          <w:iCs/>
          <w:sz w:val="24"/>
          <w:szCs w:val="24"/>
        </w:rPr>
      </w:pPr>
      <w:r w:rsidRPr="00902577">
        <w:rPr>
          <w:b/>
          <w:bCs/>
          <w:i/>
          <w:iCs/>
          <w:sz w:val="28"/>
          <w:szCs w:val="28"/>
        </w:rPr>
        <w:t xml:space="preserve">P.3 </w:t>
      </w:r>
      <w:r w:rsidRPr="00902577">
        <w:rPr>
          <w:b/>
          <w:bCs/>
          <w:i/>
          <w:iCs/>
          <w:sz w:val="24"/>
          <w:szCs w:val="24"/>
        </w:rPr>
        <w:t>The average distance between an electron and a proton in hydrogen atom is</w:t>
      </w:r>
      <w:r w:rsidR="00902577">
        <w:rPr>
          <w:b/>
          <w:bCs/>
          <w:i/>
          <w:iCs/>
          <w:sz w:val="24"/>
          <w:szCs w:val="24"/>
        </w:rPr>
        <w:t xml:space="preserve"> </w:t>
      </w:r>
      <w:r w:rsidRPr="00902577">
        <w:rPr>
          <w:b/>
          <w:bCs/>
          <w:i/>
          <w:iCs/>
          <w:sz w:val="24"/>
          <w:szCs w:val="24"/>
        </w:rPr>
        <w:t>5.3 × 10⁻¹¹ m. (a) Find the electrostatic force (b) Find gravitational force</w:t>
      </w:r>
    </w:p>
    <w:p w14:paraId="3790673E" w14:textId="77777777" w:rsidR="00AA2D0C" w:rsidRPr="00902577" w:rsidRDefault="00AA2D0C" w:rsidP="00AA2D0C">
      <w:pPr>
        <w:rPr>
          <w:b/>
          <w:bCs/>
          <w:i/>
          <w:iCs/>
          <w:sz w:val="24"/>
          <w:szCs w:val="24"/>
        </w:rPr>
      </w:pPr>
      <w:r w:rsidRPr="00902577">
        <w:rPr>
          <w:b/>
          <w:bCs/>
          <w:i/>
          <w:iCs/>
          <w:sz w:val="24"/>
          <w:szCs w:val="24"/>
        </w:rPr>
        <w:t>Sol.</w:t>
      </w:r>
    </w:p>
    <w:p w14:paraId="39D58DDD" w14:textId="77777777" w:rsidR="00AA2D0C" w:rsidRPr="00902577" w:rsidRDefault="00AA2D0C" w:rsidP="00AA2D0C">
      <w:pPr>
        <w:rPr>
          <w:b/>
          <w:bCs/>
          <w:i/>
          <w:iCs/>
          <w:sz w:val="24"/>
          <w:szCs w:val="24"/>
        </w:rPr>
      </w:pPr>
      <w:r w:rsidRPr="00902577">
        <w:rPr>
          <w:b/>
          <w:bCs/>
          <w:i/>
          <w:iCs/>
          <w:sz w:val="24"/>
          <w:szCs w:val="24"/>
        </w:rPr>
        <w:t>DATA</w:t>
      </w:r>
    </w:p>
    <w:p w14:paraId="50B0370B" w14:textId="77777777" w:rsidR="00AA2D0C" w:rsidRDefault="00AA2D0C" w:rsidP="00AA2D0C">
      <w:r>
        <w:t>q₁ = 1.6 × 10⁻¹⁹ C</w:t>
      </w:r>
    </w:p>
    <w:p w14:paraId="133C8015" w14:textId="77777777" w:rsidR="00AA2D0C" w:rsidRDefault="00AA2D0C" w:rsidP="00AA2D0C">
      <w:r>
        <w:t>q₂ = 1.6 × 10⁻¹⁹ C</w:t>
      </w:r>
    </w:p>
    <w:p w14:paraId="130A6C5D" w14:textId="77777777" w:rsidR="00AA2D0C" w:rsidRDefault="00AA2D0C" w:rsidP="00AA2D0C">
      <w:r>
        <w:t>r = 5.3 × 10⁻¹¹ m</w:t>
      </w:r>
    </w:p>
    <w:p w14:paraId="11EBF13F" w14:textId="77777777" w:rsidR="00AA2D0C" w:rsidRDefault="00AA2D0C" w:rsidP="00AA2D0C">
      <w:r>
        <w:t>m₁ = 9.11 × 10⁻³¹ kg</w:t>
      </w:r>
    </w:p>
    <w:p w14:paraId="4FDB953D" w14:textId="45296F76" w:rsidR="00AA2D0C" w:rsidRDefault="00AA2D0C" w:rsidP="00AA2D0C">
      <w:r>
        <w:t>m₂ = 1.67 × 10⁻²⁷ kg</w:t>
      </w:r>
    </w:p>
    <w:p w14:paraId="35F92093" w14:textId="77777777" w:rsidR="00AA2D0C" w:rsidRPr="00902577" w:rsidRDefault="00AA2D0C" w:rsidP="00AA2D0C">
      <w:pPr>
        <w:rPr>
          <w:b/>
          <w:bCs/>
          <w:i/>
          <w:iCs/>
          <w:sz w:val="24"/>
          <w:szCs w:val="24"/>
        </w:rPr>
      </w:pPr>
      <w:r w:rsidRPr="00902577">
        <w:rPr>
          <w:b/>
          <w:bCs/>
          <w:i/>
          <w:iCs/>
          <w:sz w:val="24"/>
          <w:szCs w:val="24"/>
        </w:rPr>
        <w:t>CALCULATIONS</w:t>
      </w:r>
    </w:p>
    <w:p w14:paraId="316371F5" w14:textId="77777777" w:rsidR="00AA2D0C" w:rsidRDefault="00AA2D0C" w:rsidP="00AA2D0C"/>
    <w:p w14:paraId="4F179394" w14:textId="77777777" w:rsidR="00AA2D0C" w:rsidRPr="00902577" w:rsidRDefault="00AA2D0C" w:rsidP="00AA2D0C">
      <w:pPr>
        <w:rPr>
          <w:b/>
          <w:bCs/>
        </w:rPr>
      </w:pPr>
      <w:r w:rsidRPr="00902577">
        <w:rPr>
          <w:b/>
          <w:bCs/>
        </w:rPr>
        <w:t>(a)</w:t>
      </w:r>
    </w:p>
    <w:p w14:paraId="36F8E7CC" w14:textId="77777777" w:rsidR="00CE116A" w:rsidRDefault="00CE116A" w:rsidP="00665B3C">
      <w:pPr>
        <w:jc w:val="center"/>
      </w:pPr>
      <w:r>
        <w:t>Fₑ = k × q₁ × q₂ / r²</w:t>
      </w:r>
    </w:p>
    <w:p w14:paraId="05E156F4" w14:textId="6BA2A3F1" w:rsidR="00CE116A" w:rsidRDefault="00CE116A" w:rsidP="00665B3C">
      <w:pPr>
        <w:jc w:val="center"/>
      </w:pPr>
      <w:r>
        <w:t>Fₑ = (9 × 10⁹ × (1.6 × 10⁻¹⁹)</w:t>
      </w:r>
      <w:r w:rsidR="00665B3C">
        <w:t xml:space="preserve"> </w:t>
      </w:r>
      <w:r>
        <w:t>²) / (5.3 × 10⁻¹¹)</w:t>
      </w:r>
      <w:r w:rsidR="00665B3C">
        <w:t xml:space="preserve"> </w:t>
      </w:r>
      <w:r>
        <w:t>²</w:t>
      </w:r>
    </w:p>
    <w:p w14:paraId="0B98440D" w14:textId="77777777" w:rsidR="00A47007" w:rsidRDefault="00CE116A" w:rsidP="00665B3C">
      <w:pPr>
        <w:jc w:val="center"/>
      </w:pPr>
      <w:r w:rsidRPr="00665B3C">
        <w:rPr>
          <w:highlight w:val="lightGray"/>
        </w:rPr>
        <w:t>Fₑ ≈ 8.2 × 10⁻⁸ N</w:t>
      </w:r>
    </w:p>
    <w:p w14:paraId="265306F1" w14:textId="77777777" w:rsidR="00665B3C" w:rsidRPr="00665B3C" w:rsidRDefault="00665B3C" w:rsidP="00A47007">
      <w:pPr>
        <w:rPr>
          <w:b/>
          <w:bCs/>
        </w:rPr>
      </w:pPr>
      <w:r w:rsidRPr="00665B3C">
        <w:rPr>
          <w:b/>
          <w:bCs/>
        </w:rPr>
        <w:t>(b)</w:t>
      </w:r>
    </w:p>
    <w:p w14:paraId="3ED57147" w14:textId="775E2D09" w:rsidR="00A47007" w:rsidRPr="00A47007" w:rsidRDefault="00A47007" w:rsidP="00665B3C">
      <w:pPr>
        <w:jc w:val="center"/>
      </w:pPr>
      <w:r w:rsidRPr="00A47007">
        <w:t>F</w:t>
      </w:r>
      <w:r w:rsidR="00665B3C">
        <w:t xml:space="preserve"> </w:t>
      </w:r>
      <w:r w:rsidRPr="00A47007">
        <w:t>g = G × m₁ × m₂ / r²</w:t>
      </w:r>
    </w:p>
    <w:p w14:paraId="1D679114" w14:textId="59784E3C" w:rsidR="00A47007" w:rsidRPr="00A47007" w:rsidRDefault="00A47007" w:rsidP="00665B3C">
      <w:pPr>
        <w:jc w:val="center"/>
      </w:pPr>
      <w:r w:rsidRPr="00A47007">
        <w:t>F</w:t>
      </w:r>
      <w:r w:rsidR="00665B3C">
        <w:t xml:space="preserve"> </w:t>
      </w:r>
      <w:r w:rsidRPr="00A47007">
        <w:t>g = (6.67 × 10⁻¹¹ × 9.1 × 10⁻³¹ × 1.67 × 10⁻²⁷) / (5.3 × 10⁻¹¹)</w:t>
      </w:r>
      <w:r w:rsidR="00665B3C">
        <w:t xml:space="preserve"> </w:t>
      </w:r>
      <w:r w:rsidRPr="00A47007">
        <w:t>²</w:t>
      </w:r>
    </w:p>
    <w:p w14:paraId="64E33362" w14:textId="6156AF49" w:rsidR="00A47007" w:rsidRDefault="00A47007" w:rsidP="000412BD">
      <w:pPr>
        <w:pBdr>
          <w:bottom w:val="single" w:sz="2" w:space="1" w:color="auto"/>
        </w:pBdr>
        <w:jc w:val="center"/>
      </w:pPr>
      <w:r w:rsidRPr="00665B3C">
        <w:rPr>
          <w:highlight w:val="lightGray"/>
        </w:rPr>
        <w:lastRenderedPageBreak/>
        <w:t>F</w:t>
      </w:r>
      <w:r w:rsidR="00665B3C" w:rsidRPr="00665B3C">
        <w:rPr>
          <w:highlight w:val="lightGray"/>
        </w:rPr>
        <w:t xml:space="preserve"> </w:t>
      </w:r>
      <w:r w:rsidRPr="00665B3C">
        <w:rPr>
          <w:highlight w:val="lightGray"/>
        </w:rPr>
        <w:t>g ≈ 3.6 × 10⁻⁴⁷ N</w:t>
      </w:r>
    </w:p>
    <w:p w14:paraId="673672F1" w14:textId="77777777" w:rsidR="000412BD" w:rsidRPr="00A47007" w:rsidRDefault="000412BD" w:rsidP="000412BD">
      <w:pPr>
        <w:pBdr>
          <w:bottom w:val="single" w:sz="2" w:space="1" w:color="auto"/>
        </w:pBdr>
        <w:jc w:val="center"/>
      </w:pPr>
    </w:p>
    <w:p w14:paraId="0E0AD27E" w14:textId="2EE4721A" w:rsidR="00AA2D0C" w:rsidRPr="00902577" w:rsidRDefault="00A47007" w:rsidP="00A47007">
      <w:pPr>
        <w:rPr>
          <w:b/>
          <w:bCs/>
          <w:i/>
          <w:iCs/>
          <w:sz w:val="24"/>
          <w:szCs w:val="24"/>
        </w:rPr>
      </w:pPr>
      <w:r w:rsidRPr="00A47007">
        <w:rPr>
          <w:b/>
          <w:bCs/>
          <w:i/>
          <w:iCs/>
          <w:sz w:val="24"/>
          <w:szCs w:val="24"/>
        </w:rPr>
        <w:t>P.4 T</w:t>
      </w:r>
      <w:r w:rsidR="00AA2D0C" w:rsidRPr="00902577">
        <w:rPr>
          <w:b/>
          <w:bCs/>
          <w:i/>
          <w:iCs/>
          <w:sz w:val="24"/>
          <w:szCs w:val="24"/>
        </w:rPr>
        <w:t>he nucleus of iron atoms has radius 4 × 10⁻¹⁵ m and has 26 protons.</w:t>
      </w:r>
      <w:r w:rsidR="00902577">
        <w:rPr>
          <w:b/>
          <w:bCs/>
          <w:i/>
          <w:iCs/>
          <w:sz w:val="24"/>
          <w:szCs w:val="24"/>
        </w:rPr>
        <w:t xml:space="preserve"> </w:t>
      </w:r>
      <w:r w:rsidR="00AA2D0C" w:rsidRPr="00902577">
        <w:rPr>
          <w:b/>
          <w:bCs/>
          <w:i/>
          <w:iCs/>
          <w:sz w:val="24"/>
          <w:szCs w:val="24"/>
        </w:rPr>
        <w:t>What repulsive force acts between two protons if they are separated by one radius?</w:t>
      </w:r>
    </w:p>
    <w:p w14:paraId="5039E7CA" w14:textId="77777777" w:rsidR="00AA2D0C" w:rsidRPr="00902577" w:rsidRDefault="00AA2D0C" w:rsidP="00AA2D0C">
      <w:pPr>
        <w:rPr>
          <w:b/>
          <w:bCs/>
          <w:i/>
          <w:iCs/>
          <w:sz w:val="24"/>
          <w:szCs w:val="24"/>
        </w:rPr>
      </w:pPr>
      <w:r w:rsidRPr="00902577">
        <w:rPr>
          <w:b/>
          <w:bCs/>
          <w:i/>
          <w:iCs/>
          <w:sz w:val="24"/>
          <w:szCs w:val="24"/>
        </w:rPr>
        <w:t>Sol.</w:t>
      </w:r>
    </w:p>
    <w:p w14:paraId="587E1D2D" w14:textId="77777777" w:rsidR="00AA2D0C" w:rsidRPr="00902577" w:rsidRDefault="00AA2D0C" w:rsidP="00AA2D0C">
      <w:pPr>
        <w:rPr>
          <w:b/>
          <w:bCs/>
          <w:i/>
          <w:iCs/>
          <w:sz w:val="24"/>
          <w:szCs w:val="24"/>
        </w:rPr>
      </w:pPr>
      <w:r w:rsidRPr="00902577">
        <w:rPr>
          <w:b/>
          <w:bCs/>
          <w:i/>
          <w:iCs/>
          <w:sz w:val="24"/>
          <w:szCs w:val="24"/>
        </w:rPr>
        <w:t>DATA</w:t>
      </w:r>
    </w:p>
    <w:p w14:paraId="79323DA8" w14:textId="77777777" w:rsidR="00AA2D0C" w:rsidRDefault="00AA2D0C" w:rsidP="00AA2D0C">
      <w:r>
        <w:t>q₁ = 1.6 × 10⁻¹⁹ C</w:t>
      </w:r>
    </w:p>
    <w:p w14:paraId="17744EF8" w14:textId="77777777" w:rsidR="00AA2D0C" w:rsidRDefault="00AA2D0C" w:rsidP="00AA2D0C">
      <w:r>
        <w:t>q₂ = 1.6 × 10⁻¹⁹ C</w:t>
      </w:r>
    </w:p>
    <w:p w14:paraId="64063A29" w14:textId="77777777" w:rsidR="00AA2D0C" w:rsidRDefault="00AA2D0C" w:rsidP="00AA2D0C">
      <w:r>
        <w:t>r = 4 × 10⁻¹⁵ m</w:t>
      </w:r>
    </w:p>
    <w:p w14:paraId="5DF22E54" w14:textId="6DFD1E78" w:rsidR="00AA2D0C" w:rsidRDefault="00AA2D0C" w:rsidP="00AA2D0C">
      <w:r>
        <w:t>F =?</w:t>
      </w:r>
    </w:p>
    <w:p w14:paraId="2EE83AE3" w14:textId="77777777" w:rsidR="00AA2D0C" w:rsidRPr="00902577" w:rsidRDefault="00AA2D0C" w:rsidP="00AA2D0C">
      <w:pPr>
        <w:rPr>
          <w:b/>
          <w:bCs/>
          <w:i/>
          <w:iCs/>
          <w:sz w:val="24"/>
          <w:szCs w:val="24"/>
        </w:rPr>
      </w:pPr>
      <w:r w:rsidRPr="00902577">
        <w:rPr>
          <w:b/>
          <w:bCs/>
          <w:i/>
          <w:iCs/>
          <w:sz w:val="24"/>
          <w:szCs w:val="24"/>
        </w:rPr>
        <w:t>CALCULATIONS</w:t>
      </w:r>
    </w:p>
    <w:p w14:paraId="7BDD2A0C" w14:textId="77777777" w:rsidR="0047104F" w:rsidRDefault="0047104F" w:rsidP="0047104F">
      <w:pPr>
        <w:jc w:val="center"/>
      </w:pPr>
      <w:r>
        <w:t>F = k × q₁ × q₂ / r²</w:t>
      </w:r>
    </w:p>
    <w:p w14:paraId="6EA30AE3" w14:textId="7DFF5091" w:rsidR="0047104F" w:rsidRDefault="0047104F" w:rsidP="0047104F">
      <w:pPr>
        <w:jc w:val="center"/>
      </w:pPr>
      <w:r>
        <w:t>F = (9 × 10⁹ × (1.6 × 10⁻¹⁹) ²) / (4 × 10⁻¹⁵) ²</w:t>
      </w:r>
    </w:p>
    <w:p w14:paraId="7AAE2F5D" w14:textId="7FE5A278" w:rsidR="00AA2D0C" w:rsidRDefault="0047104F" w:rsidP="0047104F">
      <w:pPr>
        <w:jc w:val="center"/>
      </w:pPr>
      <w:r w:rsidRPr="0047104F">
        <w:rPr>
          <w:highlight w:val="lightGray"/>
        </w:rPr>
        <w:t>F ≈ 14.4 N</w:t>
      </w:r>
    </w:p>
    <w:p w14:paraId="3A5E0684" w14:textId="31336612" w:rsidR="0047104F" w:rsidRDefault="006B145D" w:rsidP="000412BD">
      <w:pPr>
        <w:pBdr>
          <w:bottom w:val="single" w:sz="2" w:space="1" w:color="auto"/>
        </w:pBdr>
        <w:jc w:val="center"/>
      </w:pPr>
      <w:r>
        <w:rPr>
          <w:b/>
          <w:bCs/>
          <w:i/>
          <w:iCs/>
          <w:noProof/>
          <w:sz w:val="28"/>
          <w:szCs w:val="28"/>
        </w:rPr>
        <mc:AlternateContent>
          <mc:Choice Requires="wps">
            <w:drawing>
              <wp:anchor distT="0" distB="0" distL="114300" distR="114300" simplePos="0" relativeHeight="251658248" behindDoc="0" locked="0" layoutInCell="1" allowOverlap="1" wp14:anchorId="1C240B16" wp14:editId="38295295">
                <wp:simplePos x="0" y="0"/>
                <wp:positionH relativeFrom="margin">
                  <wp:posOffset>-108540</wp:posOffset>
                </wp:positionH>
                <wp:positionV relativeFrom="paragraph">
                  <wp:posOffset>258578</wp:posOffset>
                </wp:positionV>
                <wp:extent cx="6819900" cy="609600"/>
                <wp:effectExtent l="0" t="0" r="19050" b="19050"/>
                <wp:wrapNone/>
                <wp:docPr id="1525643736" name="Scroll: Horizontal 32"/>
                <wp:cNvGraphicFramePr/>
                <a:graphic xmlns:a="http://schemas.openxmlformats.org/drawingml/2006/main">
                  <a:graphicData uri="http://schemas.microsoft.com/office/word/2010/wordprocessingShape">
                    <wps:wsp>
                      <wps:cNvSpPr/>
                      <wps:spPr>
                        <a:xfrm>
                          <a:off x="0" y="0"/>
                          <a:ext cx="6819900" cy="609600"/>
                        </a:xfrm>
                        <a:prstGeom prst="horizontalScroll">
                          <a:avLst/>
                        </a:prstGeom>
                        <a:solidFill>
                          <a:sysClr val="windowText" lastClr="000000"/>
                        </a:solidFill>
                        <a:ln w="12700" cap="flat" cmpd="sng" algn="ctr">
                          <a:solidFill>
                            <a:srgbClr val="4472C4">
                              <a:shade val="15000"/>
                            </a:srgbClr>
                          </a:solidFill>
                          <a:prstDash val="solid"/>
                          <a:miter lim="800000"/>
                        </a:ln>
                        <a:effectLst/>
                      </wps:spPr>
                      <wps:txbx>
                        <w:txbxContent>
                          <w:p w14:paraId="485599C3" w14:textId="55C86486" w:rsidR="00484A42" w:rsidRPr="004D2524" w:rsidRDefault="00484A42" w:rsidP="00484A42">
                            <w:pPr>
                              <w:jc w:val="center"/>
                              <w:rPr>
                                <w:b/>
                                <w:bCs/>
                                <w:i/>
                                <w:iCs/>
                                <w:sz w:val="40"/>
                                <w:szCs w:val="40"/>
                              </w:rPr>
                            </w:pPr>
                            <w:r w:rsidRPr="004D2524">
                              <w:rPr>
                                <w:b/>
                                <w:bCs/>
                                <w:i/>
                                <w:iCs/>
                                <w:sz w:val="40"/>
                                <w:szCs w:val="40"/>
                              </w:rPr>
                              <w:t xml:space="preserve">EXERCISE </w:t>
                            </w:r>
                            <w:r w:rsidR="004D2524" w:rsidRPr="004D2524">
                              <w:rPr>
                                <w:b/>
                                <w:bCs/>
                                <w:i/>
                                <w:iCs/>
                                <w:sz w:val="40"/>
                                <w:szCs w:val="40"/>
                              </w:rPr>
                              <w:t>PROBLEM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240B16" id="_x0000_s1035" type="#_x0000_t98" style="position:absolute;left:0;text-align:left;margin-left:-8.55pt;margin-top:20.35pt;width:537pt;height:48pt;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" fillcolor="windowText" strokecolor="#172c51" strokeweight="1pt">
                <v:stroke joinstyle="miter"/>
                <v:textbox>
                  <w:txbxContent>
                    <w:p w14:paraId="485599C3" w14:textId="55C86486" w:rsidR="00484A42" w:rsidRPr="004D2524" w:rsidRDefault="00484A42" w:rsidP="00484A42">
                      <w:pPr>
                        <w:jc w:val="center"/>
                        <w:rPr>
                          <w:b/>
                          <w:bCs/>
                          <w:i/>
                          <w:iCs/>
                          <w:sz w:val="40"/>
                          <w:szCs w:val="40"/>
                        </w:rPr>
                      </w:pPr>
                      <w:r w:rsidRPr="004D2524">
                        <w:rPr>
                          <w:b/>
                          <w:bCs/>
                          <w:i/>
                          <w:iCs/>
                          <w:sz w:val="40"/>
                          <w:szCs w:val="40"/>
                        </w:rPr>
                        <w:t xml:space="preserve">EXERCISE </w:t>
                      </w:r>
                      <w:r w:rsidR="004D2524" w:rsidRPr="004D2524">
                        <w:rPr>
                          <w:b/>
                          <w:bCs/>
                          <w:i/>
                          <w:iCs/>
                          <w:sz w:val="40"/>
                          <w:szCs w:val="40"/>
                        </w:rPr>
                        <w:t>PROBLEM</w:t>
                      </w:r>
                    </w:p>
                  </w:txbxContent>
                </v:textbox>
                <w10:wrap anchorx="margin"/>
              </v:shape>
            </w:pict>
          </mc:Fallback>
        </mc:AlternateContent>
      </w:r>
    </w:p>
    <w:p w14:paraId="075BEAF0" w14:textId="36E771E9" w:rsidR="00AA2D0C" w:rsidRPr="00902577" w:rsidRDefault="00AA2D0C" w:rsidP="00902577">
      <w:pPr>
        <w:jc w:val="center"/>
        <w:rPr>
          <w:b/>
          <w:bCs/>
          <w:i/>
          <w:iCs/>
          <w:sz w:val="36"/>
          <w:szCs w:val="36"/>
        </w:rPr>
      </w:pPr>
    </w:p>
    <w:p w14:paraId="6C50BF3E" w14:textId="77777777" w:rsidR="00AA2D0C" w:rsidRPr="00902577" w:rsidRDefault="00AA2D0C" w:rsidP="00AA2D0C">
      <w:pPr>
        <w:rPr>
          <w:b/>
          <w:bCs/>
          <w:i/>
          <w:iCs/>
          <w:sz w:val="24"/>
          <w:szCs w:val="24"/>
        </w:rPr>
      </w:pPr>
    </w:p>
    <w:p w14:paraId="70C5A75B" w14:textId="77777777" w:rsidR="00AA2D0C" w:rsidRPr="00902577" w:rsidRDefault="00AA2D0C" w:rsidP="00AA2D0C">
      <w:pPr>
        <w:rPr>
          <w:b/>
          <w:bCs/>
          <w:i/>
          <w:iCs/>
          <w:sz w:val="24"/>
          <w:szCs w:val="24"/>
        </w:rPr>
      </w:pPr>
      <w:r w:rsidRPr="00902577">
        <w:rPr>
          <w:b/>
          <w:bCs/>
          <w:i/>
          <w:iCs/>
          <w:sz w:val="24"/>
          <w:szCs w:val="24"/>
        </w:rPr>
        <w:t>Q.1 A point charge of +3.12 × 10⁻⁶ C is 12.3 cm from a second charge 1.48 × 10⁻⁶ C.</w:t>
      </w:r>
      <w:r w:rsidR="00902577">
        <w:rPr>
          <w:b/>
          <w:bCs/>
          <w:i/>
          <w:iCs/>
          <w:sz w:val="24"/>
          <w:szCs w:val="24"/>
        </w:rPr>
        <w:t xml:space="preserve"> </w:t>
      </w:r>
      <w:r w:rsidRPr="00902577">
        <w:rPr>
          <w:b/>
          <w:bCs/>
          <w:i/>
          <w:iCs/>
          <w:sz w:val="24"/>
          <w:szCs w:val="24"/>
        </w:rPr>
        <w:t>Calculate magnitude of force?</w:t>
      </w:r>
    </w:p>
    <w:p w14:paraId="69B23562" w14:textId="77777777" w:rsidR="00AA2D0C" w:rsidRPr="00902577" w:rsidRDefault="00AA2D0C" w:rsidP="00AA2D0C">
      <w:pPr>
        <w:rPr>
          <w:b/>
          <w:bCs/>
          <w:i/>
          <w:iCs/>
          <w:sz w:val="24"/>
          <w:szCs w:val="24"/>
        </w:rPr>
      </w:pPr>
      <w:r w:rsidRPr="00902577">
        <w:rPr>
          <w:b/>
          <w:bCs/>
          <w:i/>
          <w:iCs/>
          <w:sz w:val="24"/>
          <w:szCs w:val="24"/>
        </w:rPr>
        <w:t>Sol.</w:t>
      </w:r>
    </w:p>
    <w:p w14:paraId="74B6DD05" w14:textId="77777777" w:rsidR="00AA2D0C" w:rsidRPr="00902577" w:rsidRDefault="00AA2D0C" w:rsidP="00AA2D0C">
      <w:pPr>
        <w:rPr>
          <w:b/>
          <w:bCs/>
          <w:i/>
          <w:iCs/>
          <w:sz w:val="24"/>
          <w:szCs w:val="24"/>
        </w:rPr>
      </w:pPr>
      <w:r w:rsidRPr="00902577">
        <w:rPr>
          <w:b/>
          <w:bCs/>
          <w:i/>
          <w:iCs/>
          <w:sz w:val="24"/>
          <w:szCs w:val="24"/>
        </w:rPr>
        <w:t>DATA</w:t>
      </w:r>
    </w:p>
    <w:p w14:paraId="264A02A7" w14:textId="77777777" w:rsidR="00AA2D0C" w:rsidRDefault="00AA2D0C" w:rsidP="00AA2D0C">
      <w:r>
        <w:t>q₁ = 3.12 × 10⁻⁶ C</w:t>
      </w:r>
    </w:p>
    <w:p w14:paraId="005481A3" w14:textId="77777777" w:rsidR="00AA2D0C" w:rsidRDefault="00AA2D0C" w:rsidP="00AA2D0C">
      <w:r>
        <w:t>q₂ = 1.48 × 10⁻⁶ C</w:t>
      </w:r>
    </w:p>
    <w:p w14:paraId="44FDE9D6" w14:textId="77777777" w:rsidR="00AA2D0C" w:rsidRDefault="00AA2D0C" w:rsidP="00AA2D0C">
      <w:r>
        <w:t>r = 12.3 × 10⁻² m</w:t>
      </w:r>
    </w:p>
    <w:p w14:paraId="5C00833E" w14:textId="77777777" w:rsidR="00AA2D0C" w:rsidRDefault="00AA2D0C" w:rsidP="00AA2D0C">
      <w:r>
        <w:t>F =?</w:t>
      </w:r>
    </w:p>
    <w:p w14:paraId="1AB7DB36" w14:textId="77777777" w:rsidR="00AA2D0C" w:rsidRPr="00902577" w:rsidRDefault="00AA2D0C" w:rsidP="00AA2D0C">
      <w:pPr>
        <w:rPr>
          <w:b/>
          <w:bCs/>
          <w:i/>
          <w:iCs/>
          <w:sz w:val="24"/>
          <w:szCs w:val="24"/>
        </w:rPr>
      </w:pPr>
      <w:r w:rsidRPr="00902577">
        <w:rPr>
          <w:b/>
          <w:bCs/>
          <w:i/>
          <w:iCs/>
          <w:sz w:val="24"/>
          <w:szCs w:val="24"/>
        </w:rPr>
        <w:t>CALCULATIONS</w:t>
      </w:r>
    </w:p>
    <w:p w14:paraId="43BD4493" w14:textId="77777777" w:rsidR="00D7640A" w:rsidRDefault="00D7640A" w:rsidP="00D7640A">
      <w:pPr>
        <w:jc w:val="center"/>
      </w:pPr>
      <w:r>
        <w:t>F = k × q₁ × q₂ / r²</w:t>
      </w:r>
    </w:p>
    <w:p w14:paraId="4EFC892D" w14:textId="24E9226F" w:rsidR="00D7640A" w:rsidRDefault="00D7640A" w:rsidP="00D7640A">
      <w:pPr>
        <w:jc w:val="center"/>
      </w:pPr>
      <w:r>
        <w:t>F = (9 × 10⁹ × 3.12 × 10⁻⁶ × 1.48 × 10⁻⁶) / (12.3 × 10⁻²) ²</w:t>
      </w:r>
    </w:p>
    <w:p w14:paraId="28F2BAB2" w14:textId="49277204" w:rsidR="006B0239" w:rsidRDefault="00D7640A" w:rsidP="00D7640A">
      <w:pPr>
        <w:jc w:val="center"/>
        <w:rPr>
          <w:b/>
          <w:bCs/>
          <w:i/>
          <w:iCs/>
          <w:sz w:val="24"/>
          <w:szCs w:val="24"/>
        </w:rPr>
      </w:pPr>
      <w:r w:rsidRPr="00D7640A">
        <w:rPr>
          <w:highlight w:val="lightGray"/>
        </w:rPr>
        <w:t>F ≈ 2.748 N</w:t>
      </w:r>
    </w:p>
    <w:p w14:paraId="0F164A9F" w14:textId="77777777" w:rsidR="000412BD" w:rsidRDefault="000412BD" w:rsidP="000412BD">
      <w:pPr>
        <w:pBdr>
          <w:bottom w:val="single" w:sz="2" w:space="1" w:color="auto"/>
        </w:pBdr>
        <w:rPr>
          <w:b/>
          <w:bCs/>
          <w:i/>
          <w:iCs/>
          <w:sz w:val="24"/>
          <w:szCs w:val="24"/>
        </w:rPr>
      </w:pPr>
    </w:p>
    <w:p w14:paraId="23B31D6D" w14:textId="3125B826" w:rsidR="00AA2D0C" w:rsidRPr="00902577" w:rsidRDefault="00AA2D0C" w:rsidP="00AA2D0C">
      <w:pPr>
        <w:rPr>
          <w:b/>
          <w:bCs/>
          <w:i/>
          <w:iCs/>
          <w:sz w:val="24"/>
          <w:szCs w:val="24"/>
        </w:rPr>
      </w:pPr>
      <w:r w:rsidRPr="00902577">
        <w:rPr>
          <w:b/>
          <w:bCs/>
          <w:i/>
          <w:iCs/>
          <w:sz w:val="24"/>
          <w:szCs w:val="24"/>
        </w:rPr>
        <w:lastRenderedPageBreak/>
        <w:t xml:space="preserve">Q.2 What must be the distance between point q₁ = 26.3 μC and q₂ = 47.1 </w:t>
      </w:r>
      <w:r w:rsidR="00902577" w:rsidRPr="00902577">
        <w:rPr>
          <w:b/>
          <w:bCs/>
          <w:i/>
          <w:iCs/>
          <w:sz w:val="24"/>
          <w:szCs w:val="24"/>
        </w:rPr>
        <w:t>Μc</w:t>
      </w:r>
      <w:r w:rsidR="00902577">
        <w:rPr>
          <w:b/>
          <w:bCs/>
          <w:i/>
          <w:iCs/>
          <w:sz w:val="24"/>
          <w:szCs w:val="24"/>
        </w:rPr>
        <w:t xml:space="preserve"> </w:t>
      </w:r>
      <w:r w:rsidRPr="00902577">
        <w:rPr>
          <w:b/>
          <w:bCs/>
          <w:i/>
          <w:iCs/>
          <w:sz w:val="24"/>
          <w:szCs w:val="24"/>
        </w:rPr>
        <w:t>in order that the force between them is 5.66 N?</w:t>
      </w:r>
    </w:p>
    <w:p w14:paraId="297CB298" w14:textId="77777777" w:rsidR="00AA2D0C" w:rsidRPr="00902577" w:rsidRDefault="00AA2D0C" w:rsidP="00AA2D0C">
      <w:pPr>
        <w:rPr>
          <w:b/>
          <w:bCs/>
          <w:i/>
          <w:iCs/>
          <w:sz w:val="24"/>
          <w:szCs w:val="24"/>
        </w:rPr>
      </w:pPr>
      <w:r w:rsidRPr="00902577">
        <w:rPr>
          <w:b/>
          <w:bCs/>
          <w:i/>
          <w:iCs/>
          <w:sz w:val="24"/>
          <w:szCs w:val="24"/>
        </w:rPr>
        <w:t>Sol.</w:t>
      </w:r>
    </w:p>
    <w:p w14:paraId="2FDC3C73" w14:textId="77777777" w:rsidR="00AA2D0C" w:rsidRPr="00902577" w:rsidRDefault="00AA2D0C" w:rsidP="00AA2D0C">
      <w:pPr>
        <w:rPr>
          <w:b/>
          <w:bCs/>
          <w:i/>
          <w:iCs/>
          <w:sz w:val="24"/>
          <w:szCs w:val="24"/>
        </w:rPr>
      </w:pPr>
      <w:r w:rsidRPr="00902577">
        <w:rPr>
          <w:b/>
          <w:bCs/>
          <w:i/>
          <w:iCs/>
          <w:sz w:val="24"/>
          <w:szCs w:val="24"/>
        </w:rPr>
        <w:t>DATA</w:t>
      </w:r>
    </w:p>
    <w:p w14:paraId="2F07C957" w14:textId="77777777" w:rsidR="00AA2D0C" w:rsidRDefault="00AA2D0C" w:rsidP="00AA2D0C">
      <w:r>
        <w:t>q₁ = 26.3 × 10⁻⁶ C</w:t>
      </w:r>
    </w:p>
    <w:p w14:paraId="58C3E5F8" w14:textId="77777777" w:rsidR="00AA2D0C" w:rsidRDefault="00AA2D0C" w:rsidP="00AA2D0C">
      <w:r>
        <w:t>q₂ = 47.1 × 10⁻⁶ C</w:t>
      </w:r>
    </w:p>
    <w:p w14:paraId="6E5A535A" w14:textId="77777777" w:rsidR="00AA2D0C" w:rsidRDefault="00AA2D0C" w:rsidP="00AA2D0C">
      <w:r>
        <w:t>F = 5.66 N</w:t>
      </w:r>
    </w:p>
    <w:p w14:paraId="1A3C91FE" w14:textId="77777777" w:rsidR="00AA2D0C" w:rsidRDefault="00AA2D0C" w:rsidP="00AA2D0C">
      <w:r>
        <w:t>r =?</w:t>
      </w:r>
    </w:p>
    <w:p w14:paraId="20B97F23" w14:textId="77777777" w:rsidR="00AA2D0C" w:rsidRPr="00902577" w:rsidRDefault="00AA2D0C" w:rsidP="00AA2D0C">
      <w:pPr>
        <w:rPr>
          <w:b/>
          <w:bCs/>
          <w:i/>
          <w:iCs/>
          <w:sz w:val="24"/>
          <w:szCs w:val="24"/>
        </w:rPr>
      </w:pPr>
      <w:r w:rsidRPr="00902577">
        <w:rPr>
          <w:b/>
          <w:bCs/>
          <w:i/>
          <w:iCs/>
          <w:sz w:val="24"/>
          <w:szCs w:val="24"/>
        </w:rPr>
        <w:t>CALCULATIONS</w:t>
      </w:r>
    </w:p>
    <w:p w14:paraId="3342DDF7" w14:textId="77777777" w:rsidR="00BA0D1A" w:rsidRDefault="00BA0D1A" w:rsidP="00BA0D1A">
      <w:pPr>
        <w:jc w:val="center"/>
      </w:pPr>
      <w:r>
        <w:t>F = k × q₁ × q₂ / r²</w:t>
      </w:r>
    </w:p>
    <w:p w14:paraId="274A2646" w14:textId="6C90A823" w:rsidR="00BA0D1A" w:rsidRDefault="00BA0D1A" w:rsidP="00BA0D1A">
      <w:pPr>
        <w:jc w:val="center"/>
      </w:pPr>
      <w:r>
        <w:t>r = √ (k × q₁ × q₂ / F)</w:t>
      </w:r>
    </w:p>
    <w:p w14:paraId="62AB013A" w14:textId="048F2E92" w:rsidR="00BA0D1A" w:rsidRDefault="00BA0D1A" w:rsidP="00BA0D1A">
      <w:pPr>
        <w:jc w:val="center"/>
      </w:pPr>
      <w:r>
        <w:t>r = √ ((9 × 10⁹ × 26.3 × 10⁻⁶ × 47.1 × 10⁻⁶) / 5.66)</w:t>
      </w:r>
    </w:p>
    <w:p w14:paraId="03BB3EA3" w14:textId="555AF7F1" w:rsidR="00AA2D0C" w:rsidRDefault="00BA0D1A" w:rsidP="00BA0D1A">
      <w:pPr>
        <w:jc w:val="center"/>
      </w:pPr>
      <w:r w:rsidRPr="00BA0D1A">
        <w:rPr>
          <w:highlight w:val="lightGray"/>
        </w:rPr>
        <w:t>r ≈ 1.4 m</w:t>
      </w:r>
    </w:p>
    <w:p w14:paraId="36493291" w14:textId="77777777" w:rsidR="000412BD" w:rsidRDefault="000412BD" w:rsidP="000412BD">
      <w:pPr>
        <w:pBdr>
          <w:bottom w:val="single" w:sz="2" w:space="1" w:color="auto"/>
        </w:pBdr>
        <w:rPr>
          <w:b/>
          <w:bCs/>
          <w:i/>
          <w:iCs/>
          <w:sz w:val="28"/>
          <w:szCs w:val="28"/>
        </w:rPr>
      </w:pPr>
    </w:p>
    <w:p w14:paraId="64B8224B" w14:textId="3EC2126A" w:rsidR="00AA2D0C" w:rsidRPr="00902577" w:rsidRDefault="00AA2D0C" w:rsidP="00AA2D0C">
      <w:pPr>
        <w:rPr>
          <w:b/>
          <w:bCs/>
          <w:i/>
          <w:iCs/>
          <w:sz w:val="24"/>
          <w:szCs w:val="24"/>
        </w:rPr>
      </w:pPr>
      <w:r w:rsidRPr="00902577">
        <w:rPr>
          <w:b/>
          <w:bCs/>
          <w:i/>
          <w:iCs/>
          <w:sz w:val="28"/>
          <w:szCs w:val="28"/>
        </w:rPr>
        <w:t xml:space="preserve">Q.3 </w:t>
      </w:r>
      <w:r w:rsidRPr="00902577">
        <w:rPr>
          <w:b/>
          <w:bCs/>
          <w:i/>
          <w:iCs/>
          <w:sz w:val="24"/>
          <w:szCs w:val="24"/>
        </w:rPr>
        <w:t>In the return stroke of typical lightning bolt, a current 2.5 × 10⁴ A flows for 20 μs.</w:t>
      </w:r>
      <w:r w:rsidR="006B0239">
        <w:rPr>
          <w:b/>
          <w:bCs/>
          <w:i/>
          <w:iCs/>
          <w:sz w:val="24"/>
          <w:szCs w:val="24"/>
        </w:rPr>
        <w:t xml:space="preserve"> </w:t>
      </w:r>
      <w:r w:rsidRPr="00902577">
        <w:rPr>
          <w:b/>
          <w:bCs/>
          <w:i/>
          <w:iCs/>
          <w:sz w:val="24"/>
          <w:szCs w:val="24"/>
        </w:rPr>
        <w:t>How much charge is transferred?</w:t>
      </w:r>
    </w:p>
    <w:p w14:paraId="070884CC" w14:textId="77777777" w:rsidR="00AA2D0C" w:rsidRPr="00902577" w:rsidRDefault="00AA2D0C" w:rsidP="00AA2D0C">
      <w:pPr>
        <w:rPr>
          <w:b/>
          <w:bCs/>
          <w:i/>
          <w:iCs/>
          <w:sz w:val="24"/>
          <w:szCs w:val="24"/>
        </w:rPr>
      </w:pPr>
      <w:r w:rsidRPr="00902577">
        <w:rPr>
          <w:b/>
          <w:bCs/>
          <w:i/>
          <w:iCs/>
          <w:sz w:val="24"/>
          <w:szCs w:val="24"/>
        </w:rPr>
        <w:t>Sol.</w:t>
      </w:r>
    </w:p>
    <w:p w14:paraId="6CDB28A6" w14:textId="77777777" w:rsidR="00AA2D0C" w:rsidRPr="00902577" w:rsidRDefault="00AA2D0C" w:rsidP="00AA2D0C">
      <w:pPr>
        <w:rPr>
          <w:b/>
          <w:bCs/>
          <w:i/>
          <w:iCs/>
          <w:sz w:val="24"/>
          <w:szCs w:val="24"/>
        </w:rPr>
      </w:pPr>
      <w:r w:rsidRPr="00902577">
        <w:rPr>
          <w:b/>
          <w:bCs/>
          <w:i/>
          <w:iCs/>
          <w:sz w:val="24"/>
          <w:szCs w:val="24"/>
        </w:rPr>
        <w:t>DATA</w:t>
      </w:r>
    </w:p>
    <w:p w14:paraId="2EB35E65" w14:textId="77777777" w:rsidR="00AA2D0C" w:rsidRDefault="00AA2D0C" w:rsidP="00AA2D0C">
      <w:r>
        <w:t>I = 2.5 × 10⁴ A</w:t>
      </w:r>
    </w:p>
    <w:p w14:paraId="3239065C" w14:textId="77777777" w:rsidR="00AA2D0C" w:rsidRDefault="00AA2D0C" w:rsidP="00AA2D0C">
      <w:r>
        <w:t>t = 20 × 10⁻⁶ s</w:t>
      </w:r>
    </w:p>
    <w:p w14:paraId="50B5BDB4" w14:textId="77777777" w:rsidR="00AA2D0C" w:rsidRDefault="00AA2D0C" w:rsidP="00AA2D0C">
      <w:r>
        <w:t>q =?</w:t>
      </w:r>
    </w:p>
    <w:p w14:paraId="673B8AC3" w14:textId="77777777" w:rsidR="00AA2D0C" w:rsidRPr="00902577" w:rsidRDefault="00AA2D0C" w:rsidP="00AA2D0C">
      <w:pPr>
        <w:rPr>
          <w:b/>
          <w:bCs/>
          <w:i/>
          <w:iCs/>
          <w:sz w:val="24"/>
          <w:szCs w:val="24"/>
        </w:rPr>
      </w:pPr>
      <w:r w:rsidRPr="00902577">
        <w:rPr>
          <w:b/>
          <w:bCs/>
          <w:i/>
          <w:iCs/>
          <w:sz w:val="24"/>
          <w:szCs w:val="24"/>
        </w:rPr>
        <w:t>CALCULATIONS</w:t>
      </w:r>
    </w:p>
    <w:p w14:paraId="30C69918" w14:textId="77777777" w:rsidR="00264FD9" w:rsidRDefault="00264FD9" w:rsidP="00264FD9">
      <w:pPr>
        <w:jc w:val="center"/>
      </w:pPr>
      <w:r>
        <w:t>q = I × t</w:t>
      </w:r>
    </w:p>
    <w:p w14:paraId="4DEBEB50" w14:textId="77777777" w:rsidR="00264FD9" w:rsidRDefault="00264FD9" w:rsidP="00264FD9">
      <w:pPr>
        <w:jc w:val="center"/>
      </w:pPr>
      <w:r>
        <w:t>q = 2.5 × 10⁴ × 20 × 10⁻⁶</w:t>
      </w:r>
    </w:p>
    <w:p w14:paraId="377E33C7" w14:textId="6EAF2903" w:rsidR="006B0239" w:rsidRDefault="00264FD9" w:rsidP="00264FD9">
      <w:pPr>
        <w:jc w:val="center"/>
        <w:rPr>
          <w:b/>
          <w:bCs/>
          <w:i/>
          <w:iCs/>
          <w:sz w:val="24"/>
          <w:szCs w:val="24"/>
        </w:rPr>
      </w:pPr>
      <w:r w:rsidRPr="00264FD9">
        <w:rPr>
          <w:highlight w:val="lightGray"/>
        </w:rPr>
        <w:t>q = 0.5 C</w:t>
      </w:r>
    </w:p>
    <w:p w14:paraId="6FC0491F" w14:textId="77777777" w:rsidR="000412BD" w:rsidRDefault="000412BD" w:rsidP="000412BD">
      <w:pPr>
        <w:pBdr>
          <w:bottom w:val="single" w:sz="2" w:space="1" w:color="auto"/>
        </w:pBdr>
        <w:rPr>
          <w:b/>
          <w:bCs/>
          <w:i/>
          <w:iCs/>
          <w:sz w:val="24"/>
          <w:szCs w:val="24"/>
        </w:rPr>
      </w:pPr>
    </w:p>
    <w:p w14:paraId="36A1E4FD" w14:textId="5238FFF5" w:rsidR="00AA2D0C" w:rsidRPr="00902577" w:rsidRDefault="00AA2D0C" w:rsidP="00AA2D0C">
      <w:pPr>
        <w:rPr>
          <w:b/>
          <w:bCs/>
          <w:i/>
          <w:iCs/>
          <w:sz w:val="24"/>
          <w:szCs w:val="24"/>
        </w:rPr>
      </w:pPr>
      <w:r w:rsidRPr="00902577">
        <w:rPr>
          <w:b/>
          <w:bCs/>
          <w:i/>
          <w:iCs/>
          <w:sz w:val="24"/>
          <w:szCs w:val="24"/>
        </w:rPr>
        <w:t>Q.4 Two equally charged particles held 3.20 mm apart are released from rest.</w:t>
      </w:r>
      <w:r w:rsidR="00902577">
        <w:rPr>
          <w:b/>
          <w:bCs/>
          <w:i/>
          <w:iCs/>
          <w:sz w:val="24"/>
          <w:szCs w:val="24"/>
        </w:rPr>
        <w:t xml:space="preserve"> </w:t>
      </w:r>
      <w:r w:rsidRPr="00902577">
        <w:rPr>
          <w:b/>
          <w:bCs/>
          <w:i/>
          <w:iCs/>
          <w:sz w:val="24"/>
          <w:szCs w:val="24"/>
        </w:rPr>
        <w:t>The initial acceleration of first particle is 7.22 m/s² and that of second particle is 9.16 m/s².</w:t>
      </w:r>
      <w:r w:rsidR="00902577">
        <w:rPr>
          <w:b/>
          <w:bCs/>
          <w:i/>
          <w:iCs/>
          <w:sz w:val="24"/>
          <w:szCs w:val="24"/>
        </w:rPr>
        <w:t xml:space="preserve"> </w:t>
      </w:r>
      <w:r w:rsidRPr="00902577">
        <w:rPr>
          <w:b/>
          <w:bCs/>
          <w:i/>
          <w:iCs/>
          <w:sz w:val="24"/>
          <w:szCs w:val="24"/>
        </w:rPr>
        <w:t>The mass of the first particle is 6.31 × 10⁻⁷ kg.</w:t>
      </w:r>
    </w:p>
    <w:p w14:paraId="7BDA8829" w14:textId="77777777" w:rsidR="00AA2D0C" w:rsidRPr="00902577" w:rsidRDefault="00AA2D0C" w:rsidP="00AA2D0C">
      <w:pPr>
        <w:rPr>
          <w:b/>
          <w:bCs/>
          <w:i/>
          <w:iCs/>
          <w:sz w:val="24"/>
          <w:szCs w:val="24"/>
        </w:rPr>
      </w:pPr>
      <w:r w:rsidRPr="00902577">
        <w:rPr>
          <w:b/>
          <w:bCs/>
          <w:i/>
          <w:iCs/>
          <w:sz w:val="24"/>
          <w:szCs w:val="24"/>
        </w:rPr>
        <w:t>(a) Find mass of second particle.</w:t>
      </w:r>
    </w:p>
    <w:p w14:paraId="09A68D53" w14:textId="77777777" w:rsidR="00AA2D0C" w:rsidRPr="00902577" w:rsidRDefault="00AA2D0C" w:rsidP="00AA2D0C">
      <w:pPr>
        <w:rPr>
          <w:b/>
          <w:bCs/>
          <w:i/>
          <w:iCs/>
          <w:sz w:val="24"/>
          <w:szCs w:val="24"/>
        </w:rPr>
      </w:pPr>
      <w:r w:rsidRPr="00902577">
        <w:rPr>
          <w:b/>
          <w:bCs/>
          <w:i/>
          <w:iCs/>
          <w:sz w:val="24"/>
          <w:szCs w:val="24"/>
        </w:rPr>
        <w:t>(b) Find magnitude of common charge.</w:t>
      </w:r>
    </w:p>
    <w:p w14:paraId="55886984" w14:textId="77777777" w:rsidR="00AA2D0C" w:rsidRPr="00902577" w:rsidRDefault="00AA2D0C" w:rsidP="00AA2D0C">
      <w:pPr>
        <w:rPr>
          <w:b/>
          <w:bCs/>
          <w:i/>
          <w:iCs/>
          <w:sz w:val="24"/>
          <w:szCs w:val="24"/>
        </w:rPr>
      </w:pPr>
      <w:r w:rsidRPr="00902577">
        <w:rPr>
          <w:b/>
          <w:bCs/>
          <w:i/>
          <w:iCs/>
          <w:sz w:val="24"/>
          <w:szCs w:val="24"/>
        </w:rPr>
        <w:lastRenderedPageBreak/>
        <w:t>Sol.</w:t>
      </w:r>
    </w:p>
    <w:p w14:paraId="6D44C7EA" w14:textId="77777777" w:rsidR="00AA2D0C" w:rsidRPr="00902577" w:rsidRDefault="00AA2D0C" w:rsidP="00AA2D0C">
      <w:pPr>
        <w:rPr>
          <w:b/>
          <w:bCs/>
          <w:i/>
          <w:iCs/>
          <w:sz w:val="24"/>
          <w:szCs w:val="24"/>
        </w:rPr>
      </w:pPr>
      <w:r w:rsidRPr="00902577">
        <w:rPr>
          <w:b/>
          <w:bCs/>
          <w:i/>
          <w:iCs/>
          <w:sz w:val="24"/>
          <w:szCs w:val="24"/>
        </w:rPr>
        <w:t>DATA</w:t>
      </w:r>
    </w:p>
    <w:p w14:paraId="02B6497B" w14:textId="77777777" w:rsidR="00AA2D0C" w:rsidRDefault="00AA2D0C" w:rsidP="00AA2D0C">
      <w:r>
        <w:t>For first particle:</w:t>
      </w:r>
    </w:p>
    <w:p w14:paraId="262DB5B3" w14:textId="77777777" w:rsidR="00AA2D0C" w:rsidRDefault="00AA2D0C" w:rsidP="00AA2D0C">
      <w:r>
        <w:t>v₁ = 0</w:t>
      </w:r>
    </w:p>
    <w:p w14:paraId="42A0487B" w14:textId="77777777" w:rsidR="00AA2D0C" w:rsidRDefault="00AA2D0C" w:rsidP="00AA2D0C">
      <w:r>
        <w:t>a₁ = 7.22 m/s²</w:t>
      </w:r>
    </w:p>
    <w:p w14:paraId="1A0966DC" w14:textId="77777777" w:rsidR="00AA2D0C" w:rsidRDefault="00AA2D0C" w:rsidP="00AA2D0C">
      <w:r>
        <w:t>m₁ = 6.31 × 10⁻⁷ kg</w:t>
      </w:r>
    </w:p>
    <w:p w14:paraId="75BBC708" w14:textId="77777777" w:rsidR="00AA2D0C" w:rsidRPr="00902577" w:rsidRDefault="00AA2D0C" w:rsidP="00AA2D0C">
      <w:pPr>
        <w:rPr>
          <w:b/>
          <w:bCs/>
          <w:i/>
          <w:iCs/>
          <w:sz w:val="24"/>
          <w:szCs w:val="24"/>
        </w:rPr>
      </w:pPr>
      <w:r w:rsidRPr="00902577">
        <w:rPr>
          <w:b/>
          <w:bCs/>
          <w:i/>
          <w:iCs/>
          <w:sz w:val="24"/>
          <w:szCs w:val="24"/>
        </w:rPr>
        <w:t>CALCULATIONS</w:t>
      </w:r>
    </w:p>
    <w:p w14:paraId="332FCCB8" w14:textId="5B484B91" w:rsidR="00A50DE1" w:rsidRDefault="00245FEE" w:rsidP="00206D0B">
      <w:pPr>
        <w:pStyle w:val="ListParagraph"/>
        <w:numPr>
          <w:ilvl w:val="0"/>
          <w:numId w:val="37"/>
        </w:numPr>
      </w:pPr>
      <w:r>
        <w:t xml:space="preserve">                                                                                     </w:t>
      </w:r>
      <w:r w:rsidR="00A50DE1">
        <w:t>F = m × a</w:t>
      </w:r>
    </w:p>
    <w:p w14:paraId="4BCD7F3E" w14:textId="77777777" w:rsidR="00A50DE1" w:rsidRDefault="00A50DE1" w:rsidP="00245FEE">
      <w:pPr>
        <w:jc w:val="center"/>
      </w:pPr>
      <w:r>
        <w:t>F = 6.31 × 10⁻⁷ × 7.22</w:t>
      </w:r>
    </w:p>
    <w:p w14:paraId="3706F30E" w14:textId="4836547B" w:rsidR="00A50DE1" w:rsidRDefault="00A50DE1" w:rsidP="00245FEE">
      <w:pPr>
        <w:jc w:val="center"/>
      </w:pPr>
      <w:r>
        <w:t>F ≈ 4.55 × 10⁻⁶ N</w:t>
      </w:r>
    </w:p>
    <w:p w14:paraId="47554E13" w14:textId="77777777" w:rsidR="00A50DE1" w:rsidRDefault="00A50DE1" w:rsidP="00245FEE">
      <w:pPr>
        <w:jc w:val="center"/>
      </w:pPr>
      <w:r>
        <w:t>F = m₂ × a₂</w:t>
      </w:r>
    </w:p>
    <w:p w14:paraId="2EA114CE" w14:textId="77777777" w:rsidR="00A50DE1" w:rsidRDefault="00A50DE1" w:rsidP="00245FEE">
      <w:pPr>
        <w:jc w:val="center"/>
      </w:pPr>
      <w:r>
        <w:t>4.55 × 10⁻⁶ = m₂ × 9.16</w:t>
      </w:r>
    </w:p>
    <w:p w14:paraId="419AEA0F" w14:textId="6753DE21" w:rsidR="00A50DE1" w:rsidRDefault="00A50DE1" w:rsidP="00245FEE">
      <w:pPr>
        <w:jc w:val="center"/>
        <w:rPr>
          <w:b/>
          <w:bCs/>
        </w:rPr>
      </w:pPr>
      <w:r w:rsidRPr="00245FEE">
        <w:rPr>
          <w:highlight w:val="lightGray"/>
        </w:rPr>
        <w:t>m₂ ≈ 4.96 × 10⁻⁷ kg</w:t>
      </w:r>
    </w:p>
    <w:p w14:paraId="6C47D220" w14:textId="7629EDF6" w:rsidR="00AA2D0C" w:rsidRPr="006B0239" w:rsidRDefault="00AA2D0C" w:rsidP="00A50DE1">
      <w:pPr>
        <w:rPr>
          <w:b/>
          <w:bCs/>
        </w:rPr>
      </w:pPr>
      <w:r w:rsidRPr="006B0239">
        <w:rPr>
          <w:b/>
          <w:bCs/>
        </w:rPr>
        <w:t>(b)</w:t>
      </w:r>
    </w:p>
    <w:p w14:paraId="1A551169" w14:textId="77777777" w:rsidR="00AA2D0C" w:rsidRDefault="00AA2D0C" w:rsidP="00AA2D0C">
      <w:r>
        <w:t>First particle exerts the same force on second charged particle.</w:t>
      </w:r>
    </w:p>
    <w:p w14:paraId="4C899F51" w14:textId="77777777" w:rsidR="00AA2D0C" w:rsidRDefault="00AA2D0C" w:rsidP="00D41ED5">
      <w:r>
        <w:t>q₁ = q₂ = q</w:t>
      </w:r>
    </w:p>
    <w:p w14:paraId="56B1CCC7" w14:textId="77777777" w:rsidR="00AA2D0C" w:rsidRDefault="00AA2D0C" w:rsidP="00D41ED5">
      <w:r>
        <w:t>r = 3.2 × 10⁻³ m</w:t>
      </w:r>
    </w:p>
    <w:p w14:paraId="7E09CCC6" w14:textId="77777777" w:rsidR="00AA2D0C" w:rsidRDefault="00AA2D0C" w:rsidP="00D41ED5">
      <w:r>
        <w:t>F = 4.55 × 10⁻⁶ N</w:t>
      </w:r>
    </w:p>
    <w:p w14:paraId="5901CA01" w14:textId="69C4D151" w:rsidR="00AA2D0C" w:rsidRDefault="00AA2D0C" w:rsidP="00D41ED5">
      <w:r>
        <w:t>q =?</w:t>
      </w:r>
    </w:p>
    <w:p w14:paraId="34AF6ECB" w14:textId="77777777" w:rsidR="00AA2D0C" w:rsidRPr="00902577" w:rsidRDefault="00AA2D0C" w:rsidP="00AA2D0C">
      <w:pPr>
        <w:rPr>
          <w:b/>
          <w:bCs/>
          <w:i/>
          <w:iCs/>
          <w:sz w:val="24"/>
          <w:szCs w:val="24"/>
        </w:rPr>
      </w:pPr>
      <w:r w:rsidRPr="00902577">
        <w:rPr>
          <w:b/>
          <w:bCs/>
          <w:i/>
          <w:iCs/>
          <w:sz w:val="24"/>
          <w:szCs w:val="24"/>
        </w:rPr>
        <w:t>CALCULATIONS</w:t>
      </w:r>
    </w:p>
    <w:p w14:paraId="06B40BEB" w14:textId="77777777" w:rsidR="00DE5F2E" w:rsidRDefault="00DE5F2E" w:rsidP="00DE5F2E">
      <w:pPr>
        <w:jc w:val="center"/>
      </w:pPr>
      <w:r>
        <w:t>F = k × q₁ × q₂ / r²</w:t>
      </w:r>
    </w:p>
    <w:p w14:paraId="4439E0EE" w14:textId="6C4ECF5E" w:rsidR="00DE5F2E" w:rsidRDefault="00DE5F2E" w:rsidP="00DE5F2E">
      <w:pPr>
        <w:jc w:val="center"/>
      </w:pPr>
      <w:r>
        <w:t>q = √ (F × r² / k)</w:t>
      </w:r>
    </w:p>
    <w:p w14:paraId="7B76EAE4" w14:textId="0C887388" w:rsidR="00DE5F2E" w:rsidRDefault="00DE5F2E" w:rsidP="00DE5F2E">
      <w:pPr>
        <w:jc w:val="center"/>
      </w:pPr>
      <w:r>
        <w:t>q = √ ((4.55 × 10⁻⁶ × (3.2 × 10⁻³) ²) / 9 × 10⁹)</w:t>
      </w:r>
    </w:p>
    <w:p w14:paraId="560A8955" w14:textId="1C1E2444" w:rsidR="00AA2D0C" w:rsidRPr="00DE5F2E" w:rsidRDefault="00DE5F2E" w:rsidP="00DE5F2E">
      <w:pPr>
        <w:jc w:val="center"/>
      </w:pPr>
      <w:r w:rsidRPr="00DE5F2E">
        <w:rPr>
          <w:highlight w:val="lightGray"/>
        </w:rPr>
        <w:t>q ≈ 7.1 × 10⁻¹¹ C</w:t>
      </w:r>
    </w:p>
    <w:p w14:paraId="7CBF4EA5" w14:textId="77777777" w:rsidR="000412BD" w:rsidRDefault="000412BD" w:rsidP="000412BD">
      <w:pPr>
        <w:pBdr>
          <w:bottom w:val="single" w:sz="2" w:space="1" w:color="auto"/>
        </w:pBdr>
        <w:rPr>
          <w:b/>
          <w:bCs/>
          <w:i/>
          <w:iCs/>
          <w:sz w:val="28"/>
          <w:szCs w:val="28"/>
        </w:rPr>
      </w:pPr>
    </w:p>
    <w:p w14:paraId="6D4368AE" w14:textId="2307C939" w:rsidR="00AA2D0C" w:rsidRPr="00902577" w:rsidRDefault="00AA2D0C" w:rsidP="00AA2D0C">
      <w:pPr>
        <w:rPr>
          <w:b/>
          <w:bCs/>
          <w:i/>
          <w:iCs/>
          <w:sz w:val="28"/>
          <w:szCs w:val="28"/>
        </w:rPr>
      </w:pPr>
      <w:r w:rsidRPr="00902577">
        <w:rPr>
          <w:b/>
          <w:bCs/>
          <w:i/>
          <w:iCs/>
          <w:sz w:val="28"/>
          <w:szCs w:val="28"/>
        </w:rPr>
        <w:t>P.5</w:t>
      </w:r>
    </w:p>
    <w:p w14:paraId="4E13BD24" w14:textId="77777777" w:rsidR="00AA2D0C" w:rsidRPr="00902577" w:rsidRDefault="00AA2D0C" w:rsidP="00AA2D0C">
      <w:pPr>
        <w:rPr>
          <w:b/>
          <w:bCs/>
          <w:i/>
          <w:iCs/>
          <w:sz w:val="24"/>
          <w:szCs w:val="24"/>
        </w:rPr>
      </w:pPr>
      <w:r w:rsidRPr="00902577">
        <w:rPr>
          <w:b/>
          <w:bCs/>
          <w:i/>
          <w:iCs/>
          <w:sz w:val="24"/>
          <w:szCs w:val="24"/>
        </w:rPr>
        <w:t>Two identical conducting spheres 1 and 2 carry equal amounts of charge and are fixed a distance apart large compared with their diameters.</w:t>
      </w:r>
      <w:r w:rsidR="00902577">
        <w:rPr>
          <w:b/>
          <w:bCs/>
          <w:i/>
          <w:iCs/>
          <w:sz w:val="24"/>
          <w:szCs w:val="24"/>
        </w:rPr>
        <w:t xml:space="preserve"> </w:t>
      </w:r>
      <w:r w:rsidRPr="00902577">
        <w:rPr>
          <w:b/>
          <w:bCs/>
          <w:i/>
          <w:iCs/>
          <w:sz w:val="24"/>
          <w:szCs w:val="24"/>
        </w:rPr>
        <w:t>They repel each other with electric force 88 mN.</w:t>
      </w:r>
      <w:r w:rsidR="00902577">
        <w:rPr>
          <w:b/>
          <w:bCs/>
          <w:i/>
          <w:iCs/>
          <w:sz w:val="24"/>
          <w:szCs w:val="24"/>
        </w:rPr>
        <w:t xml:space="preserve"> </w:t>
      </w:r>
      <w:r w:rsidRPr="00902577">
        <w:rPr>
          <w:b/>
          <w:bCs/>
          <w:i/>
          <w:iCs/>
          <w:sz w:val="24"/>
          <w:szCs w:val="24"/>
        </w:rPr>
        <w:t>Suppose now that a third identical sphere 3 having an insulating handle and initially uncharged, is touched first to sphere 1, then to sphere 2, and finally removed.</w:t>
      </w:r>
      <w:r w:rsidR="00902577">
        <w:rPr>
          <w:b/>
          <w:bCs/>
          <w:i/>
          <w:iCs/>
          <w:sz w:val="24"/>
          <w:szCs w:val="24"/>
        </w:rPr>
        <w:t xml:space="preserve"> </w:t>
      </w:r>
      <w:r w:rsidRPr="00902577">
        <w:rPr>
          <w:b/>
          <w:bCs/>
          <w:i/>
          <w:iCs/>
          <w:sz w:val="24"/>
          <w:szCs w:val="24"/>
        </w:rPr>
        <w:t>Find the force between sphere 1 and 2 now.</w:t>
      </w:r>
    </w:p>
    <w:p w14:paraId="664BF780" w14:textId="77777777" w:rsidR="00AA2D0C" w:rsidRPr="00902577" w:rsidRDefault="00AA2D0C" w:rsidP="00AA2D0C">
      <w:pPr>
        <w:rPr>
          <w:b/>
          <w:bCs/>
          <w:i/>
          <w:iCs/>
          <w:sz w:val="24"/>
          <w:szCs w:val="24"/>
        </w:rPr>
      </w:pPr>
      <w:r w:rsidRPr="00902577">
        <w:rPr>
          <w:b/>
          <w:bCs/>
          <w:i/>
          <w:iCs/>
          <w:sz w:val="24"/>
          <w:szCs w:val="24"/>
        </w:rPr>
        <w:t>Sol.</w:t>
      </w:r>
    </w:p>
    <w:p w14:paraId="0B62D926" w14:textId="77777777" w:rsidR="00AA2D0C" w:rsidRPr="00902577" w:rsidRDefault="00AA2D0C" w:rsidP="00AA2D0C">
      <w:pPr>
        <w:rPr>
          <w:b/>
          <w:bCs/>
          <w:i/>
          <w:iCs/>
          <w:sz w:val="24"/>
          <w:szCs w:val="24"/>
        </w:rPr>
      </w:pPr>
      <w:r w:rsidRPr="00902577">
        <w:rPr>
          <w:b/>
          <w:bCs/>
          <w:i/>
          <w:iCs/>
          <w:sz w:val="24"/>
          <w:szCs w:val="24"/>
        </w:rPr>
        <w:lastRenderedPageBreak/>
        <w:t>DATA</w:t>
      </w:r>
    </w:p>
    <w:p w14:paraId="6A312CA4" w14:textId="77777777" w:rsidR="00AA2D0C" w:rsidRDefault="00AA2D0C" w:rsidP="00AA2D0C">
      <w:r>
        <w:t>F = 88 × 10⁻³ N</w:t>
      </w:r>
    </w:p>
    <w:p w14:paraId="7B8A855D" w14:textId="77777777" w:rsidR="00AA2D0C" w:rsidRDefault="00AA2D0C" w:rsidP="00AA2D0C">
      <w:r>
        <w:t>Let the charge on spheres 1 and 2 be q and separated by distance r.</w:t>
      </w:r>
    </w:p>
    <w:p w14:paraId="10302365" w14:textId="66D0C64B" w:rsidR="00A72D25" w:rsidRDefault="00A72D25" w:rsidP="00A72D25">
      <w:pPr>
        <w:jc w:val="center"/>
      </w:pPr>
      <w:r>
        <w:t>F = k × q² / r² = 88 × 10⁻³ N</w:t>
      </w:r>
    </w:p>
    <w:p w14:paraId="7598D9A1" w14:textId="088A68A3" w:rsidR="00A72D25" w:rsidRDefault="00A72D25" w:rsidP="00A72D25">
      <w:r>
        <w:t xml:space="preserve">When uncharged identical sphere 3 (with insulating handle) is touched to sphere 1 having charge q, the charge on each sphere becomes:  </w:t>
      </w:r>
    </w:p>
    <w:p w14:paraId="0FC08BDC" w14:textId="1968C5A9" w:rsidR="00A72D25" w:rsidRDefault="00A72D25" w:rsidP="00A72D25">
      <w:pPr>
        <w:jc w:val="center"/>
      </w:pPr>
      <w:r>
        <w:t>(0 + q) / 2 = q / 2</w:t>
      </w:r>
    </w:p>
    <w:p w14:paraId="7D1AAEA0" w14:textId="7CD0BA2C" w:rsidR="00A72D25" w:rsidRDefault="00A72D25" w:rsidP="00A72D25">
      <w:r>
        <w:t xml:space="preserve">Now sphere 3 (charge q/2) is touched to sphere 2 (charge q), the charges on sphere 2 and 3 become:  </w:t>
      </w:r>
    </w:p>
    <w:p w14:paraId="34A7E5D8" w14:textId="49C35EDA" w:rsidR="00A72D25" w:rsidRDefault="00A72D25" w:rsidP="00A72D25">
      <w:pPr>
        <w:jc w:val="center"/>
      </w:pPr>
      <w:r>
        <w:t>(q + q/2) / 2 = 3q / 4</w:t>
      </w:r>
    </w:p>
    <w:p w14:paraId="282968EF" w14:textId="77777777" w:rsidR="00A72D25" w:rsidRDefault="00A72D25" w:rsidP="00A72D25">
      <w:r>
        <w:t xml:space="preserve">The force between sphere 1 and sphere 2 is:  </w:t>
      </w:r>
    </w:p>
    <w:p w14:paraId="57AB6E04" w14:textId="6F935057" w:rsidR="00A72D25" w:rsidRDefault="00A72D25" w:rsidP="00A72D25">
      <w:pPr>
        <w:jc w:val="center"/>
      </w:pPr>
      <w:r>
        <w:t>F = k × (q/2) × (3q/4) / r²</w:t>
      </w:r>
    </w:p>
    <w:p w14:paraId="66A87D72" w14:textId="017E1983" w:rsidR="00A72D25" w:rsidRDefault="00A72D25" w:rsidP="00A72D25">
      <w:pPr>
        <w:jc w:val="center"/>
      </w:pPr>
      <w:r>
        <w:t>F = (3/8) × (k × q² / r²)</w:t>
      </w:r>
    </w:p>
    <w:p w14:paraId="2B582E1F" w14:textId="68E17121" w:rsidR="00AA2D0C" w:rsidRDefault="00A72D25" w:rsidP="00A72D25">
      <w:pPr>
        <w:jc w:val="center"/>
      </w:pPr>
      <w:r w:rsidRPr="00A72D25">
        <w:rPr>
          <w:highlight w:val="lightGray"/>
        </w:rPr>
        <w:t>F = (3/8) × 88 × 10⁻³ ≈ 0.033 N</w:t>
      </w:r>
    </w:p>
    <w:p w14:paraId="17FB696A" w14:textId="77777777" w:rsidR="000412BD" w:rsidRDefault="000412BD" w:rsidP="000412BD">
      <w:pPr>
        <w:pBdr>
          <w:bottom w:val="single" w:sz="2" w:space="1" w:color="auto"/>
        </w:pBdr>
        <w:rPr>
          <w:b/>
          <w:bCs/>
          <w:i/>
          <w:iCs/>
          <w:sz w:val="28"/>
          <w:szCs w:val="28"/>
        </w:rPr>
      </w:pPr>
    </w:p>
    <w:p w14:paraId="70EE327A" w14:textId="7664E6E9" w:rsidR="00AA2D0C" w:rsidRPr="00A1784A" w:rsidRDefault="00AA2D0C" w:rsidP="00AA2D0C">
      <w:pPr>
        <w:rPr>
          <w:b/>
          <w:bCs/>
          <w:i/>
          <w:iCs/>
          <w:sz w:val="28"/>
          <w:szCs w:val="28"/>
        </w:rPr>
      </w:pPr>
      <w:r w:rsidRPr="00A1784A">
        <w:rPr>
          <w:b/>
          <w:bCs/>
          <w:i/>
          <w:iCs/>
          <w:sz w:val="28"/>
          <w:szCs w:val="28"/>
        </w:rPr>
        <w:t>P.6</w:t>
      </w:r>
    </w:p>
    <w:p w14:paraId="2D527DF5" w14:textId="42165751" w:rsidR="00AA2D0C" w:rsidRPr="00A1784A" w:rsidRDefault="00AA2D0C" w:rsidP="00AA2D0C">
      <w:pPr>
        <w:rPr>
          <w:b/>
          <w:bCs/>
          <w:i/>
          <w:iCs/>
          <w:sz w:val="24"/>
          <w:szCs w:val="24"/>
        </w:rPr>
      </w:pPr>
      <w:r w:rsidRPr="00A1784A">
        <w:rPr>
          <w:b/>
          <w:bCs/>
          <w:i/>
          <w:iCs/>
          <w:sz w:val="24"/>
          <w:szCs w:val="24"/>
        </w:rPr>
        <w:t>Three charged particles lie on a straight line and separated by distance d such that charges q₁ and q₂ are fixed.</w:t>
      </w:r>
      <w:r w:rsidR="00A1784A">
        <w:rPr>
          <w:b/>
          <w:bCs/>
          <w:i/>
          <w:iCs/>
          <w:sz w:val="24"/>
          <w:szCs w:val="24"/>
        </w:rPr>
        <w:t xml:space="preserve"> </w:t>
      </w:r>
      <w:r w:rsidRPr="00A1784A">
        <w:rPr>
          <w:b/>
          <w:bCs/>
          <w:i/>
          <w:iCs/>
          <w:sz w:val="24"/>
          <w:szCs w:val="24"/>
        </w:rPr>
        <w:t>Charge q₃, which is free to move, is found in equilibrium under the action of electric forces.</w:t>
      </w:r>
      <w:r w:rsidR="00A1784A">
        <w:rPr>
          <w:b/>
          <w:bCs/>
          <w:i/>
          <w:iCs/>
          <w:sz w:val="24"/>
          <w:szCs w:val="24"/>
        </w:rPr>
        <w:t xml:space="preserve"> </w:t>
      </w:r>
      <w:r w:rsidRPr="00A1784A">
        <w:rPr>
          <w:b/>
          <w:bCs/>
          <w:i/>
          <w:iCs/>
          <w:sz w:val="24"/>
          <w:szCs w:val="24"/>
        </w:rPr>
        <w:t>Find q₁ in terms of q₂.</w:t>
      </w:r>
    </w:p>
    <w:p w14:paraId="50B6F6D8" w14:textId="77777777" w:rsidR="00AA2D0C" w:rsidRPr="00A1784A" w:rsidRDefault="00AA2D0C" w:rsidP="00AA2D0C">
      <w:pPr>
        <w:rPr>
          <w:b/>
          <w:bCs/>
          <w:i/>
          <w:iCs/>
          <w:sz w:val="24"/>
          <w:szCs w:val="24"/>
        </w:rPr>
      </w:pPr>
      <w:r w:rsidRPr="00A1784A">
        <w:rPr>
          <w:b/>
          <w:bCs/>
          <w:i/>
          <w:iCs/>
          <w:sz w:val="24"/>
          <w:szCs w:val="24"/>
        </w:rPr>
        <w:t>Sol.</w:t>
      </w:r>
    </w:p>
    <w:p w14:paraId="178CB450" w14:textId="77777777" w:rsidR="00F13097" w:rsidRDefault="00F13097" w:rsidP="00F13097">
      <w:pPr>
        <w:jc w:val="center"/>
      </w:pPr>
      <w:r>
        <w:t>q₁    q₃    q₂</w:t>
      </w:r>
    </w:p>
    <w:p w14:paraId="4A4B84A3" w14:textId="10F1F7F8" w:rsidR="00F13097" w:rsidRDefault="00F13097" w:rsidP="00F13097">
      <w:pPr>
        <w:jc w:val="center"/>
      </w:pPr>
      <w:r>
        <w:t>← d →   ← d →</w:t>
      </w:r>
    </w:p>
    <w:p w14:paraId="4E2C3EE0" w14:textId="6086DC82" w:rsidR="00F13097" w:rsidRDefault="00F13097" w:rsidP="00F13097">
      <w:pPr>
        <w:jc w:val="center"/>
      </w:pPr>
      <w:r>
        <w:t>F₁₃ = k × q₁ × q₃ / r² = k × q₁ × q₃ / (2d) ² = k × q₁ × q₃ / 4d²   … (1)</w:t>
      </w:r>
    </w:p>
    <w:p w14:paraId="2BA1594B" w14:textId="71C40DB6" w:rsidR="00F13097" w:rsidRDefault="00F13097" w:rsidP="00F13097">
      <w:pPr>
        <w:jc w:val="center"/>
      </w:pPr>
      <w:r>
        <w:t>F₂₃ = k × q₂ × q₃ / d²</w:t>
      </w:r>
    </w:p>
    <w:p w14:paraId="48FE0EF2" w14:textId="64F92614" w:rsidR="00F13097" w:rsidRDefault="00F13097" w:rsidP="00B0240B">
      <w:r>
        <w:t>The charge q₃ is in equilibrium if |F₁₃| = |F₂₃| but opposite in direction:</w:t>
      </w:r>
    </w:p>
    <w:p w14:paraId="55903D31" w14:textId="77777777" w:rsidR="00F13097" w:rsidRDefault="00F13097" w:rsidP="00F13097">
      <w:pPr>
        <w:jc w:val="center"/>
      </w:pPr>
      <w:r>
        <w:t>F₁₃ = - F₂₃</w:t>
      </w:r>
    </w:p>
    <w:p w14:paraId="1988747E" w14:textId="77777777" w:rsidR="00F13097" w:rsidRDefault="00F13097" w:rsidP="00F13097">
      <w:pPr>
        <w:jc w:val="center"/>
      </w:pPr>
      <w:r>
        <w:t>k × q₁ × q₃ / 4d² = k × q₂ × q₃ / d²</w:t>
      </w:r>
    </w:p>
    <w:p w14:paraId="6AAAE829" w14:textId="22E9CAA2" w:rsidR="00AA2D0C" w:rsidRDefault="00F13097" w:rsidP="00F13097">
      <w:pPr>
        <w:jc w:val="center"/>
      </w:pPr>
      <w:r w:rsidRPr="00F13097">
        <w:rPr>
          <w:highlight w:val="lightGray"/>
        </w:rPr>
        <w:t>q₁ = -4 × q₂</w:t>
      </w:r>
    </w:p>
    <w:p w14:paraId="425C9FA2" w14:textId="77777777" w:rsidR="000412BD" w:rsidRDefault="000412BD" w:rsidP="000412BD">
      <w:pPr>
        <w:pBdr>
          <w:bottom w:val="single" w:sz="2" w:space="1" w:color="auto"/>
        </w:pBdr>
        <w:rPr>
          <w:b/>
          <w:bCs/>
          <w:i/>
          <w:iCs/>
          <w:sz w:val="28"/>
          <w:szCs w:val="28"/>
        </w:rPr>
      </w:pPr>
    </w:p>
    <w:p w14:paraId="39996634" w14:textId="066A982D" w:rsidR="00AA2D0C" w:rsidRPr="00A1784A" w:rsidRDefault="00AA2D0C" w:rsidP="00AA2D0C">
      <w:pPr>
        <w:rPr>
          <w:b/>
          <w:bCs/>
          <w:i/>
          <w:iCs/>
          <w:sz w:val="28"/>
          <w:szCs w:val="28"/>
        </w:rPr>
      </w:pPr>
      <w:r w:rsidRPr="00A1784A">
        <w:rPr>
          <w:b/>
          <w:bCs/>
          <w:i/>
          <w:iCs/>
          <w:sz w:val="28"/>
          <w:szCs w:val="28"/>
        </w:rPr>
        <w:t>P.7</w:t>
      </w:r>
    </w:p>
    <w:p w14:paraId="162F9C91" w14:textId="77777777" w:rsidR="00AA2D0C" w:rsidRPr="00A1784A" w:rsidRDefault="00AA2D0C" w:rsidP="00AA2D0C">
      <w:pPr>
        <w:rPr>
          <w:b/>
          <w:bCs/>
          <w:i/>
          <w:iCs/>
          <w:sz w:val="24"/>
          <w:szCs w:val="24"/>
        </w:rPr>
      </w:pPr>
      <w:r w:rsidRPr="00A1784A">
        <w:rPr>
          <w:b/>
          <w:bCs/>
          <w:i/>
          <w:iCs/>
          <w:sz w:val="24"/>
          <w:szCs w:val="24"/>
        </w:rPr>
        <w:t>Each of two small spheres is charged positively, repelled by 1.19 N force, the total charge being 52.6 × 10⁻⁶ C.</w:t>
      </w:r>
    </w:p>
    <w:p w14:paraId="3B96126F" w14:textId="77777777" w:rsidR="00AA2D0C" w:rsidRPr="00A1784A" w:rsidRDefault="00AA2D0C" w:rsidP="00AA2D0C">
      <w:pPr>
        <w:rPr>
          <w:b/>
          <w:bCs/>
          <w:i/>
          <w:iCs/>
          <w:sz w:val="24"/>
          <w:szCs w:val="24"/>
        </w:rPr>
      </w:pPr>
      <w:r w:rsidRPr="00A1784A">
        <w:rPr>
          <w:b/>
          <w:bCs/>
          <w:i/>
          <w:iCs/>
          <w:sz w:val="24"/>
          <w:szCs w:val="24"/>
        </w:rPr>
        <w:t>On spheres 1.94 m apart, calculate charge on each sphere.</w:t>
      </w:r>
    </w:p>
    <w:p w14:paraId="074E092A" w14:textId="77777777" w:rsidR="00AA2D0C" w:rsidRPr="00A1784A" w:rsidRDefault="00AA2D0C" w:rsidP="00AA2D0C">
      <w:pPr>
        <w:rPr>
          <w:b/>
          <w:bCs/>
          <w:i/>
          <w:iCs/>
          <w:sz w:val="24"/>
          <w:szCs w:val="24"/>
        </w:rPr>
      </w:pPr>
      <w:r w:rsidRPr="00A1784A">
        <w:rPr>
          <w:b/>
          <w:bCs/>
          <w:i/>
          <w:iCs/>
          <w:sz w:val="24"/>
          <w:szCs w:val="24"/>
        </w:rPr>
        <w:lastRenderedPageBreak/>
        <w:t>Sol.</w:t>
      </w:r>
    </w:p>
    <w:p w14:paraId="57C245C1" w14:textId="77777777" w:rsidR="00AA2D0C" w:rsidRPr="00A1784A" w:rsidRDefault="00AA2D0C" w:rsidP="00AA2D0C">
      <w:pPr>
        <w:rPr>
          <w:b/>
          <w:bCs/>
          <w:i/>
          <w:iCs/>
          <w:sz w:val="24"/>
          <w:szCs w:val="24"/>
        </w:rPr>
      </w:pPr>
      <w:r w:rsidRPr="00A1784A">
        <w:rPr>
          <w:b/>
          <w:bCs/>
          <w:i/>
          <w:iCs/>
          <w:sz w:val="24"/>
          <w:szCs w:val="24"/>
        </w:rPr>
        <w:t>DATA</w:t>
      </w:r>
    </w:p>
    <w:p w14:paraId="52FAF17A" w14:textId="77777777" w:rsidR="00AA2D0C" w:rsidRDefault="00AA2D0C" w:rsidP="00AA2D0C">
      <w:r>
        <w:t>q₁ + q₂ = 52.6 × 10⁻⁶ C</w:t>
      </w:r>
    </w:p>
    <w:p w14:paraId="000EB289" w14:textId="77777777" w:rsidR="00AA2D0C" w:rsidRDefault="00AA2D0C" w:rsidP="00AA2D0C">
      <w:r>
        <w:t>q₁ = 52.6 × 10⁻⁶ – q₂</w:t>
      </w:r>
    </w:p>
    <w:p w14:paraId="4EE3E3BF" w14:textId="77777777" w:rsidR="00AA2D0C" w:rsidRDefault="00AA2D0C" w:rsidP="00AA2D0C">
      <w:r>
        <w:t>F = 1.19 N</w:t>
      </w:r>
    </w:p>
    <w:p w14:paraId="17A4F626" w14:textId="77777777" w:rsidR="00AA2D0C" w:rsidRDefault="00AA2D0C" w:rsidP="00AA2D0C">
      <w:r>
        <w:t>r = 1.94 m</w:t>
      </w:r>
    </w:p>
    <w:p w14:paraId="12BBD23E" w14:textId="78F1A186" w:rsidR="00AA2D0C" w:rsidRDefault="00AA2D0C" w:rsidP="00AA2D0C">
      <w:r>
        <w:t>q₁ =? q₂ =?</w:t>
      </w:r>
    </w:p>
    <w:p w14:paraId="42C73F1B" w14:textId="4617C597" w:rsidR="00AA2D0C" w:rsidRPr="00D41ED5" w:rsidRDefault="00AA2D0C" w:rsidP="00AA2D0C">
      <w:pPr>
        <w:rPr>
          <w:b/>
          <w:bCs/>
          <w:i/>
          <w:iCs/>
          <w:sz w:val="24"/>
          <w:szCs w:val="24"/>
        </w:rPr>
      </w:pPr>
      <w:r w:rsidRPr="00A1784A">
        <w:rPr>
          <w:b/>
          <w:bCs/>
          <w:i/>
          <w:iCs/>
          <w:sz w:val="24"/>
          <w:szCs w:val="24"/>
        </w:rPr>
        <w:t>CALCULATIONS</w:t>
      </w:r>
    </w:p>
    <w:p w14:paraId="4075A987" w14:textId="77777777" w:rsidR="001C27F4" w:rsidRDefault="001C27F4" w:rsidP="001C27F4">
      <w:pPr>
        <w:jc w:val="center"/>
      </w:pPr>
      <w:r>
        <w:t>F = k × q₁ × q₂ / r²</w:t>
      </w:r>
    </w:p>
    <w:p w14:paraId="701DE719" w14:textId="020058F4" w:rsidR="001C27F4" w:rsidRDefault="001C27F4" w:rsidP="001C27F4">
      <w:pPr>
        <w:jc w:val="center"/>
      </w:pPr>
      <w:r>
        <w:t>F = (9 × 10⁹ × (52.6 × 10⁻⁶ - q₂) × q₂) / (1.94) ²</w:t>
      </w:r>
    </w:p>
    <w:p w14:paraId="60198970" w14:textId="7393A3D0" w:rsidR="001C27F4" w:rsidRDefault="001C27F4" w:rsidP="001C27F4">
      <w:pPr>
        <w:jc w:val="center"/>
      </w:pPr>
      <w:r>
        <w:t>1.19 × (1.94) ² = 9 × 10⁹ × (52.6 × 10⁻⁶ × q₂ - q₂²)</w:t>
      </w:r>
    </w:p>
    <w:p w14:paraId="4EBA796F" w14:textId="77777777" w:rsidR="001C27F4" w:rsidRDefault="001C27F4" w:rsidP="001C27F4">
      <w:r>
        <w:t>Use quadratic formula:</w:t>
      </w:r>
    </w:p>
    <w:p w14:paraId="19145CBE" w14:textId="227B69B9" w:rsidR="001C27F4" w:rsidRDefault="001C27F4" w:rsidP="001C27F4">
      <w:pPr>
        <w:jc w:val="center"/>
      </w:pPr>
      <w:r>
        <w:t>q₂ = (52.6 × 10⁻⁶ ± 2.79 × 10⁻⁵) / 2</w:t>
      </w:r>
    </w:p>
    <w:p w14:paraId="637662C0" w14:textId="3D3699B3" w:rsidR="00AA2D0C" w:rsidRDefault="001C27F4" w:rsidP="001C27F4">
      <w:pPr>
        <w:jc w:val="center"/>
      </w:pPr>
      <w:r w:rsidRPr="001C27F4">
        <w:rPr>
          <w:highlight w:val="lightGray"/>
        </w:rPr>
        <w:t>q₁ = 52.6 × 10⁻⁶ - q₂</w:t>
      </w:r>
    </w:p>
    <w:p w14:paraId="504F1F24" w14:textId="77777777" w:rsidR="000412BD" w:rsidRDefault="000412BD" w:rsidP="000412BD">
      <w:pPr>
        <w:pBdr>
          <w:bottom w:val="single" w:sz="2" w:space="1" w:color="auto"/>
        </w:pBdr>
        <w:rPr>
          <w:b/>
          <w:bCs/>
          <w:i/>
          <w:iCs/>
          <w:sz w:val="28"/>
          <w:szCs w:val="28"/>
        </w:rPr>
      </w:pPr>
    </w:p>
    <w:p w14:paraId="3D684DE4" w14:textId="5270E6B2" w:rsidR="00AA2D0C" w:rsidRPr="00A1784A" w:rsidRDefault="00A1784A" w:rsidP="00AA2D0C">
      <w:pPr>
        <w:rPr>
          <w:b/>
          <w:bCs/>
          <w:i/>
          <w:iCs/>
          <w:sz w:val="28"/>
          <w:szCs w:val="28"/>
        </w:rPr>
      </w:pPr>
      <w:r w:rsidRPr="00A1784A">
        <w:rPr>
          <w:b/>
          <w:bCs/>
          <w:i/>
          <w:iCs/>
          <w:sz w:val="28"/>
          <w:szCs w:val="28"/>
        </w:rPr>
        <w:t>P.</w:t>
      </w:r>
      <w:r w:rsidR="00AA2D0C" w:rsidRPr="00A1784A">
        <w:rPr>
          <w:b/>
          <w:bCs/>
          <w:i/>
          <w:iCs/>
          <w:sz w:val="28"/>
          <w:szCs w:val="28"/>
        </w:rPr>
        <w:t>8</w:t>
      </w:r>
    </w:p>
    <w:p w14:paraId="20487E07" w14:textId="450329D0" w:rsidR="00AA2D0C" w:rsidRPr="00A1784A" w:rsidRDefault="00AA2D0C" w:rsidP="00AA2D0C">
      <w:pPr>
        <w:rPr>
          <w:b/>
          <w:bCs/>
          <w:i/>
          <w:iCs/>
          <w:sz w:val="24"/>
          <w:szCs w:val="24"/>
        </w:rPr>
      </w:pPr>
      <w:r w:rsidRPr="00A1784A">
        <w:rPr>
          <w:b/>
          <w:bCs/>
          <w:i/>
          <w:iCs/>
          <w:sz w:val="24"/>
          <w:szCs w:val="24"/>
        </w:rPr>
        <w:t>Two fixed charges +1.07 μC and −3.29 μC are 61.8 cm apart.</w:t>
      </w:r>
      <w:r w:rsidR="00A1784A">
        <w:rPr>
          <w:b/>
          <w:bCs/>
          <w:i/>
          <w:iCs/>
          <w:sz w:val="24"/>
          <w:szCs w:val="24"/>
        </w:rPr>
        <w:t xml:space="preserve"> </w:t>
      </w:r>
      <w:r w:rsidRPr="00A1784A">
        <w:rPr>
          <w:b/>
          <w:bCs/>
          <w:i/>
          <w:iCs/>
          <w:sz w:val="24"/>
          <w:szCs w:val="24"/>
        </w:rPr>
        <w:t>Where may a third charge be located so that no net force acts on it?</w:t>
      </w:r>
    </w:p>
    <w:p w14:paraId="18179FDF" w14:textId="77777777" w:rsidR="00AA2D0C" w:rsidRPr="00A1784A" w:rsidRDefault="00AA2D0C" w:rsidP="00AA2D0C">
      <w:pPr>
        <w:rPr>
          <w:b/>
          <w:bCs/>
          <w:i/>
          <w:iCs/>
          <w:sz w:val="24"/>
          <w:szCs w:val="24"/>
        </w:rPr>
      </w:pPr>
      <w:r w:rsidRPr="00A1784A">
        <w:rPr>
          <w:b/>
          <w:bCs/>
          <w:i/>
          <w:iCs/>
          <w:sz w:val="24"/>
          <w:szCs w:val="24"/>
        </w:rPr>
        <w:t>Sol.</w:t>
      </w:r>
    </w:p>
    <w:p w14:paraId="5D5CF2DF" w14:textId="77777777" w:rsidR="00AA2D0C" w:rsidRPr="00A1784A" w:rsidRDefault="00AA2D0C" w:rsidP="00AA2D0C">
      <w:pPr>
        <w:rPr>
          <w:b/>
          <w:bCs/>
          <w:i/>
          <w:iCs/>
          <w:sz w:val="24"/>
          <w:szCs w:val="24"/>
        </w:rPr>
      </w:pPr>
      <w:r w:rsidRPr="00A1784A">
        <w:rPr>
          <w:b/>
          <w:bCs/>
          <w:i/>
          <w:iCs/>
          <w:sz w:val="24"/>
          <w:szCs w:val="24"/>
        </w:rPr>
        <w:t>DATA</w:t>
      </w:r>
    </w:p>
    <w:p w14:paraId="51DE2C14" w14:textId="77777777" w:rsidR="00AA2D0C" w:rsidRDefault="00AA2D0C" w:rsidP="00AA2D0C">
      <w:r>
        <w:t>q₁ = 1.07 × 10⁻⁶ C</w:t>
      </w:r>
    </w:p>
    <w:p w14:paraId="534DD7A7" w14:textId="77777777" w:rsidR="00AA2D0C" w:rsidRDefault="00AA2D0C" w:rsidP="00AA2D0C">
      <w:r>
        <w:t>q₂ = −3.29 × 10⁻⁶ C</w:t>
      </w:r>
    </w:p>
    <w:p w14:paraId="6C56FA15" w14:textId="77777777" w:rsidR="00AA2D0C" w:rsidRDefault="00AA2D0C" w:rsidP="00AA2D0C">
      <w:r>
        <w:t>d = 61.8 × 10⁻² m</w:t>
      </w:r>
    </w:p>
    <w:p w14:paraId="5FC4DE5B" w14:textId="77777777" w:rsidR="00AA2D0C" w:rsidRDefault="00AA2D0C" w:rsidP="00AA2D0C"/>
    <w:p w14:paraId="0DDCA129" w14:textId="0F592F8C" w:rsidR="00AA2D0C" w:rsidRPr="00A1784A" w:rsidRDefault="00AA2D0C" w:rsidP="00AA2D0C">
      <w:pPr>
        <w:rPr>
          <w:b/>
          <w:bCs/>
          <w:i/>
          <w:iCs/>
          <w:sz w:val="24"/>
          <w:szCs w:val="24"/>
        </w:rPr>
      </w:pPr>
      <w:r w:rsidRPr="00A1784A">
        <w:rPr>
          <w:b/>
          <w:bCs/>
          <w:i/>
          <w:iCs/>
          <w:sz w:val="24"/>
          <w:szCs w:val="24"/>
        </w:rPr>
        <w:t>CALCULATIONS</w:t>
      </w:r>
    </w:p>
    <w:p w14:paraId="30B99C5B" w14:textId="1589CE30" w:rsidR="009D3CF5" w:rsidRDefault="009D3CF5" w:rsidP="009D3CF5">
      <w:r>
        <w:t>Let a third charge q be placed at a distance x from +q₁.</w:t>
      </w:r>
    </w:p>
    <w:p w14:paraId="5BB01484" w14:textId="77777777" w:rsidR="009D3CF5" w:rsidRDefault="009D3CF5" w:rsidP="009D3CF5">
      <w:r>
        <w:t xml:space="preserve">The electric force between q and q₁:  </w:t>
      </w:r>
    </w:p>
    <w:p w14:paraId="381FF533" w14:textId="2BCD7D95" w:rsidR="009D3CF5" w:rsidRDefault="009D3CF5" w:rsidP="009D3CF5">
      <w:pPr>
        <w:jc w:val="center"/>
      </w:pPr>
      <w:r>
        <w:t>F₁ = k × q₁ × q / x²</w:t>
      </w:r>
    </w:p>
    <w:p w14:paraId="3D0E80F1" w14:textId="77777777" w:rsidR="009D3CF5" w:rsidRDefault="009D3CF5" w:rsidP="009D3CF5">
      <w:r>
        <w:t xml:space="preserve">The electric force between q and q₂:  </w:t>
      </w:r>
    </w:p>
    <w:p w14:paraId="6327A361" w14:textId="581EBFCD" w:rsidR="009D3CF5" w:rsidRDefault="009D3CF5" w:rsidP="009D3CF5">
      <w:pPr>
        <w:jc w:val="center"/>
      </w:pPr>
      <w:r>
        <w:t>F₂ = k × q₂ × q / (61.8 - x) ²</w:t>
      </w:r>
    </w:p>
    <w:p w14:paraId="02B3BCD9" w14:textId="77777777" w:rsidR="009D3CF5" w:rsidRDefault="009D3CF5" w:rsidP="009D3CF5">
      <w:r>
        <w:lastRenderedPageBreak/>
        <w:t xml:space="preserve">Net force on q will be zero if the forces are opposite in direction but equal in magnitude:  </w:t>
      </w:r>
    </w:p>
    <w:p w14:paraId="446086EE" w14:textId="77777777" w:rsidR="009D3CF5" w:rsidRDefault="009D3CF5" w:rsidP="009D3CF5">
      <w:pPr>
        <w:jc w:val="center"/>
      </w:pPr>
      <w:r>
        <w:t>F₁ = F₂</w:t>
      </w:r>
    </w:p>
    <w:p w14:paraId="462537D9" w14:textId="77777777" w:rsidR="009D3CF5" w:rsidRDefault="009D3CF5" w:rsidP="009D3CF5"/>
    <w:p w14:paraId="4B6BF889" w14:textId="2EB1044C" w:rsidR="009D3CF5" w:rsidRDefault="009D3CF5" w:rsidP="009D3CF5">
      <w:pPr>
        <w:jc w:val="center"/>
      </w:pPr>
      <w:r>
        <w:t>k × q₁ × q / x² = k × q₂ × q / (61.8 - x) ²</w:t>
      </w:r>
    </w:p>
    <w:p w14:paraId="18CDB697" w14:textId="082A8A8C" w:rsidR="00AA2D0C" w:rsidRDefault="009D3CF5" w:rsidP="009D3CF5">
      <w:pPr>
        <w:jc w:val="center"/>
      </w:pPr>
      <w:r w:rsidRPr="009D3CF5">
        <w:rPr>
          <w:highlight w:val="lightGray"/>
        </w:rPr>
        <w:t>x ≈ 22.47 cm</w:t>
      </w:r>
    </w:p>
    <w:p w14:paraId="297396E7" w14:textId="77777777" w:rsidR="000412BD" w:rsidRDefault="000412BD" w:rsidP="000412BD">
      <w:pPr>
        <w:pBdr>
          <w:bottom w:val="single" w:sz="2" w:space="1" w:color="auto"/>
        </w:pBdr>
        <w:rPr>
          <w:b/>
          <w:bCs/>
          <w:i/>
          <w:iCs/>
          <w:sz w:val="28"/>
          <w:szCs w:val="28"/>
        </w:rPr>
      </w:pPr>
    </w:p>
    <w:p w14:paraId="59ECA5AB" w14:textId="31872A6E" w:rsidR="00AA2D0C" w:rsidRPr="00A1784A" w:rsidRDefault="00AA2D0C" w:rsidP="00AA2D0C">
      <w:pPr>
        <w:rPr>
          <w:b/>
          <w:bCs/>
          <w:i/>
          <w:iCs/>
          <w:sz w:val="28"/>
          <w:szCs w:val="28"/>
        </w:rPr>
      </w:pPr>
      <w:r w:rsidRPr="00A1784A">
        <w:rPr>
          <w:b/>
          <w:bCs/>
          <w:i/>
          <w:iCs/>
          <w:sz w:val="28"/>
          <w:szCs w:val="28"/>
        </w:rPr>
        <w:t>P.9</w:t>
      </w:r>
    </w:p>
    <w:p w14:paraId="669C76A6" w14:textId="77777777" w:rsidR="00AA2D0C" w:rsidRPr="00A1784A" w:rsidRDefault="00AA2D0C" w:rsidP="00AA2D0C">
      <w:pPr>
        <w:rPr>
          <w:b/>
          <w:bCs/>
          <w:i/>
          <w:iCs/>
          <w:sz w:val="24"/>
          <w:szCs w:val="24"/>
        </w:rPr>
      </w:pPr>
      <w:r w:rsidRPr="00A1784A">
        <w:rPr>
          <w:b/>
          <w:bCs/>
          <w:i/>
          <w:iCs/>
          <w:sz w:val="24"/>
          <w:szCs w:val="24"/>
        </w:rPr>
        <w:t>Find total charge in coulombs of 75 kg of electrons.</w:t>
      </w:r>
    </w:p>
    <w:p w14:paraId="1B809CDE" w14:textId="77777777" w:rsidR="00AA2D0C" w:rsidRPr="00A1784A" w:rsidRDefault="00AA2D0C" w:rsidP="00AA2D0C">
      <w:pPr>
        <w:rPr>
          <w:b/>
          <w:bCs/>
          <w:i/>
          <w:iCs/>
          <w:sz w:val="24"/>
          <w:szCs w:val="24"/>
        </w:rPr>
      </w:pPr>
      <w:r w:rsidRPr="00A1784A">
        <w:rPr>
          <w:b/>
          <w:bCs/>
          <w:i/>
          <w:iCs/>
          <w:sz w:val="24"/>
          <w:szCs w:val="24"/>
        </w:rPr>
        <w:t>Sol.</w:t>
      </w:r>
    </w:p>
    <w:p w14:paraId="300EACF8" w14:textId="77777777" w:rsidR="00AA2D0C" w:rsidRPr="00A1784A" w:rsidRDefault="00AA2D0C" w:rsidP="00AA2D0C">
      <w:pPr>
        <w:rPr>
          <w:b/>
          <w:bCs/>
          <w:i/>
          <w:iCs/>
          <w:sz w:val="24"/>
          <w:szCs w:val="24"/>
        </w:rPr>
      </w:pPr>
      <w:r w:rsidRPr="00A1784A">
        <w:rPr>
          <w:b/>
          <w:bCs/>
          <w:i/>
          <w:iCs/>
          <w:sz w:val="24"/>
          <w:szCs w:val="24"/>
        </w:rPr>
        <w:t>DATA</w:t>
      </w:r>
    </w:p>
    <w:p w14:paraId="3E0E6209" w14:textId="77777777" w:rsidR="00AA2D0C" w:rsidRDefault="00AA2D0C" w:rsidP="00AA2D0C">
      <w:r>
        <w:t>Mass of electrons = 75 kg</w:t>
      </w:r>
    </w:p>
    <w:p w14:paraId="48D3D919" w14:textId="57FEB5DE" w:rsidR="00AA2D0C" w:rsidRDefault="00AA2D0C" w:rsidP="00AA2D0C">
      <w:r>
        <w:t>Charge on electrons =?</w:t>
      </w:r>
    </w:p>
    <w:p w14:paraId="6274725D" w14:textId="77777777" w:rsidR="00AA2D0C" w:rsidRPr="00A1784A" w:rsidRDefault="00AA2D0C" w:rsidP="00AA2D0C">
      <w:pPr>
        <w:rPr>
          <w:b/>
          <w:bCs/>
          <w:i/>
          <w:iCs/>
          <w:sz w:val="24"/>
          <w:szCs w:val="24"/>
        </w:rPr>
      </w:pPr>
      <w:r w:rsidRPr="00A1784A">
        <w:rPr>
          <w:b/>
          <w:bCs/>
          <w:i/>
          <w:iCs/>
          <w:sz w:val="24"/>
          <w:szCs w:val="24"/>
        </w:rPr>
        <w:t>CALCULATIONS</w:t>
      </w:r>
    </w:p>
    <w:p w14:paraId="73E60755" w14:textId="165539FE" w:rsidR="00C32452" w:rsidRDefault="00C32452" w:rsidP="00C32452">
      <w:r>
        <w:t>An electron has mass m = 9.1 × 10⁻³¹ kg and charge q = 1.6 × 10⁻¹⁹ C</w:t>
      </w:r>
    </w:p>
    <w:p w14:paraId="5AB44F7F" w14:textId="77777777" w:rsidR="00C32452" w:rsidRDefault="00C32452" w:rsidP="00C32452">
      <w:r>
        <w:t xml:space="preserve">Charge per kg:  </w:t>
      </w:r>
    </w:p>
    <w:p w14:paraId="7C845947" w14:textId="11E3260E" w:rsidR="00C32452" w:rsidRDefault="00C32452" w:rsidP="00C32452">
      <w:pPr>
        <w:jc w:val="center"/>
      </w:pPr>
      <w:r>
        <w:t>q / m = (1.6 × 10⁻¹⁹) / (9.1 × 10⁻³¹) ≈ 1.75 × 10¹¹ C/kg</w:t>
      </w:r>
    </w:p>
    <w:p w14:paraId="7C61E3DD" w14:textId="77777777" w:rsidR="00C32452" w:rsidRDefault="00C32452" w:rsidP="00C32452">
      <w:r>
        <w:t xml:space="preserve">For 75 kg of electrons:  </w:t>
      </w:r>
    </w:p>
    <w:p w14:paraId="0263B9B9" w14:textId="5237ABA6" w:rsidR="00A1784A" w:rsidRDefault="00C32452" w:rsidP="00C32452">
      <w:pPr>
        <w:jc w:val="center"/>
      </w:pPr>
      <w:r w:rsidRPr="00C32452">
        <w:rPr>
          <w:highlight w:val="lightGray"/>
        </w:rPr>
        <w:t>75 × 1.75 × 10¹¹ ≈ 1.3 × 10¹³ C</w:t>
      </w:r>
    </w:p>
    <w:p w14:paraId="70E8E431" w14:textId="77777777" w:rsidR="000412BD" w:rsidRDefault="000412BD" w:rsidP="000412BD">
      <w:pPr>
        <w:pBdr>
          <w:bottom w:val="single" w:sz="2" w:space="1" w:color="auto"/>
        </w:pBdr>
        <w:rPr>
          <w:b/>
          <w:bCs/>
          <w:i/>
          <w:iCs/>
          <w:sz w:val="28"/>
          <w:szCs w:val="28"/>
        </w:rPr>
      </w:pPr>
    </w:p>
    <w:p w14:paraId="465B58F7" w14:textId="51EC4A3D" w:rsidR="00AA2D0C" w:rsidRPr="00FC58FD" w:rsidRDefault="00AA2D0C" w:rsidP="00AA2D0C">
      <w:pPr>
        <w:rPr>
          <w:b/>
          <w:bCs/>
          <w:i/>
          <w:iCs/>
          <w:sz w:val="28"/>
          <w:szCs w:val="28"/>
        </w:rPr>
      </w:pPr>
      <w:r w:rsidRPr="00FC58FD">
        <w:rPr>
          <w:b/>
          <w:bCs/>
          <w:i/>
          <w:iCs/>
          <w:sz w:val="28"/>
          <w:szCs w:val="28"/>
        </w:rPr>
        <w:t>P.10</w:t>
      </w:r>
    </w:p>
    <w:p w14:paraId="3970CB3B" w14:textId="77777777" w:rsidR="00AA2D0C" w:rsidRPr="00A1784A" w:rsidRDefault="00AA2D0C" w:rsidP="00AA2D0C">
      <w:pPr>
        <w:rPr>
          <w:b/>
          <w:bCs/>
          <w:i/>
          <w:iCs/>
          <w:sz w:val="24"/>
          <w:szCs w:val="24"/>
        </w:rPr>
      </w:pPr>
      <w:r w:rsidRPr="00A1784A">
        <w:rPr>
          <w:b/>
          <w:bCs/>
          <w:i/>
          <w:iCs/>
          <w:sz w:val="24"/>
          <w:szCs w:val="24"/>
        </w:rPr>
        <w:t>In a crystal of salt, an atom of sodium transfers one of its electrons to an atom of chlorine.</w:t>
      </w:r>
    </w:p>
    <w:p w14:paraId="3731658F" w14:textId="77777777" w:rsidR="00AA2D0C" w:rsidRPr="00A1784A" w:rsidRDefault="00AA2D0C" w:rsidP="00AA2D0C">
      <w:pPr>
        <w:rPr>
          <w:b/>
          <w:bCs/>
          <w:i/>
          <w:iCs/>
          <w:sz w:val="24"/>
          <w:szCs w:val="24"/>
        </w:rPr>
      </w:pPr>
      <w:r w:rsidRPr="00A1784A">
        <w:rPr>
          <w:b/>
          <w:bCs/>
          <w:i/>
          <w:iCs/>
          <w:sz w:val="24"/>
          <w:szCs w:val="24"/>
        </w:rPr>
        <w:t>The resulting Na⁺ and Cl⁻ ions attract each other.</w:t>
      </w:r>
    </w:p>
    <w:p w14:paraId="7D11F197" w14:textId="77777777" w:rsidR="00AA2D0C" w:rsidRPr="00A1784A" w:rsidRDefault="00AA2D0C" w:rsidP="00AA2D0C">
      <w:pPr>
        <w:rPr>
          <w:b/>
          <w:bCs/>
          <w:i/>
          <w:iCs/>
          <w:sz w:val="24"/>
          <w:szCs w:val="24"/>
        </w:rPr>
      </w:pPr>
      <w:r w:rsidRPr="00A1784A">
        <w:rPr>
          <w:b/>
          <w:bCs/>
          <w:i/>
          <w:iCs/>
          <w:sz w:val="24"/>
          <w:szCs w:val="24"/>
        </w:rPr>
        <w:t>Calculate force of attraction if r = 2.82 pm.</w:t>
      </w:r>
    </w:p>
    <w:p w14:paraId="346E3B79" w14:textId="77777777" w:rsidR="00AA2D0C" w:rsidRPr="00A1784A" w:rsidRDefault="00AA2D0C" w:rsidP="00AA2D0C">
      <w:pPr>
        <w:rPr>
          <w:b/>
          <w:bCs/>
          <w:i/>
          <w:iCs/>
          <w:sz w:val="24"/>
          <w:szCs w:val="24"/>
        </w:rPr>
      </w:pPr>
      <w:r w:rsidRPr="00A1784A">
        <w:rPr>
          <w:b/>
          <w:bCs/>
          <w:i/>
          <w:iCs/>
          <w:sz w:val="24"/>
          <w:szCs w:val="24"/>
        </w:rPr>
        <w:t>Sol.</w:t>
      </w:r>
    </w:p>
    <w:p w14:paraId="03EC5020" w14:textId="77777777" w:rsidR="00AA2D0C" w:rsidRPr="00A1784A" w:rsidRDefault="00AA2D0C" w:rsidP="00AA2D0C">
      <w:pPr>
        <w:rPr>
          <w:b/>
          <w:bCs/>
          <w:i/>
          <w:iCs/>
          <w:sz w:val="24"/>
          <w:szCs w:val="24"/>
        </w:rPr>
      </w:pPr>
      <w:r w:rsidRPr="00A1784A">
        <w:rPr>
          <w:b/>
          <w:bCs/>
          <w:i/>
          <w:iCs/>
          <w:sz w:val="24"/>
          <w:szCs w:val="24"/>
        </w:rPr>
        <w:t>DATA</w:t>
      </w:r>
    </w:p>
    <w:p w14:paraId="1BCA93D3" w14:textId="77777777" w:rsidR="00AA2D0C" w:rsidRDefault="00AA2D0C" w:rsidP="00AA2D0C">
      <w:r>
        <w:t>Charge on Na⁺ = q₁ = 1.6 × 10⁻¹⁹ C</w:t>
      </w:r>
    </w:p>
    <w:p w14:paraId="4595C1F8" w14:textId="77777777" w:rsidR="00AA2D0C" w:rsidRDefault="00AA2D0C" w:rsidP="00AA2D0C">
      <w:r>
        <w:t>Charge on Cl⁻ = q₂ = 1.6 × 10⁻¹⁹ C</w:t>
      </w:r>
    </w:p>
    <w:p w14:paraId="1D3F2967" w14:textId="77777777" w:rsidR="00AA2D0C" w:rsidRDefault="00AA2D0C" w:rsidP="00AA2D0C">
      <w:r>
        <w:t>r = 2.82 pm</w:t>
      </w:r>
    </w:p>
    <w:p w14:paraId="1B2413E3" w14:textId="21EE72A5" w:rsidR="00AA2D0C" w:rsidRDefault="00AA2D0C" w:rsidP="00AA2D0C">
      <w:r>
        <w:t>F =?</w:t>
      </w:r>
    </w:p>
    <w:p w14:paraId="07CFFF2F" w14:textId="77777777" w:rsidR="00AA2D0C" w:rsidRPr="00FC58FD" w:rsidRDefault="00AA2D0C" w:rsidP="00AA2D0C">
      <w:pPr>
        <w:rPr>
          <w:b/>
          <w:bCs/>
          <w:i/>
          <w:iCs/>
          <w:sz w:val="24"/>
          <w:szCs w:val="24"/>
        </w:rPr>
      </w:pPr>
      <w:r w:rsidRPr="00FC58FD">
        <w:rPr>
          <w:b/>
          <w:bCs/>
          <w:i/>
          <w:iCs/>
          <w:sz w:val="24"/>
          <w:szCs w:val="24"/>
        </w:rPr>
        <w:lastRenderedPageBreak/>
        <w:t>CALCULATIONS</w:t>
      </w:r>
    </w:p>
    <w:p w14:paraId="0F5D13D7" w14:textId="77777777" w:rsidR="007F3A35" w:rsidRDefault="007F3A35" w:rsidP="007F3A35">
      <w:pPr>
        <w:jc w:val="center"/>
      </w:pPr>
      <w:r>
        <w:t>F = k × q₁ × q₂ / r²</w:t>
      </w:r>
    </w:p>
    <w:p w14:paraId="00CEDE6D" w14:textId="70DB2384" w:rsidR="007F3A35" w:rsidRDefault="007F3A35" w:rsidP="007F3A35">
      <w:pPr>
        <w:jc w:val="center"/>
      </w:pPr>
      <w:r>
        <w:t>F = (9 × 10⁹ × (1.6 × 10⁻¹⁹) ²) / (2.82 × 10⁻¹²) ²</w:t>
      </w:r>
    </w:p>
    <w:p w14:paraId="3613410A" w14:textId="1B379B5F" w:rsidR="00AA2D0C" w:rsidRDefault="007F3A35" w:rsidP="007F3A35">
      <w:pPr>
        <w:jc w:val="center"/>
      </w:pPr>
      <w:r w:rsidRPr="007F3A35">
        <w:rPr>
          <w:highlight w:val="lightGray"/>
        </w:rPr>
        <w:t>F ≈ 2.89 × 10⁻⁸ N</w:t>
      </w:r>
    </w:p>
    <w:p w14:paraId="6D8CE9A5" w14:textId="77777777" w:rsidR="000412BD" w:rsidRDefault="000412BD" w:rsidP="000412BD">
      <w:pPr>
        <w:pBdr>
          <w:bottom w:val="single" w:sz="2" w:space="1" w:color="auto"/>
        </w:pBdr>
        <w:rPr>
          <w:b/>
          <w:bCs/>
          <w:i/>
          <w:iCs/>
          <w:sz w:val="28"/>
          <w:szCs w:val="28"/>
        </w:rPr>
      </w:pPr>
    </w:p>
    <w:p w14:paraId="3BA091E3" w14:textId="2A49D569" w:rsidR="00AA2D0C" w:rsidRPr="00FC58FD" w:rsidRDefault="00AA2D0C" w:rsidP="00AA2D0C">
      <w:pPr>
        <w:rPr>
          <w:b/>
          <w:bCs/>
          <w:i/>
          <w:iCs/>
          <w:sz w:val="28"/>
          <w:szCs w:val="28"/>
        </w:rPr>
      </w:pPr>
      <w:r w:rsidRPr="00FC58FD">
        <w:rPr>
          <w:b/>
          <w:bCs/>
          <w:i/>
          <w:iCs/>
          <w:sz w:val="28"/>
          <w:szCs w:val="28"/>
        </w:rPr>
        <w:t>P.11</w:t>
      </w:r>
    </w:p>
    <w:p w14:paraId="1A099319" w14:textId="77777777" w:rsidR="00AA2D0C" w:rsidRPr="00FC58FD" w:rsidRDefault="00AA2D0C" w:rsidP="00AA2D0C">
      <w:pPr>
        <w:rPr>
          <w:b/>
          <w:bCs/>
          <w:i/>
          <w:iCs/>
          <w:sz w:val="24"/>
          <w:szCs w:val="24"/>
        </w:rPr>
      </w:pPr>
      <w:r w:rsidRPr="00FC58FD">
        <w:rPr>
          <w:b/>
          <w:bCs/>
          <w:i/>
          <w:iCs/>
          <w:sz w:val="24"/>
          <w:szCs w:val="24"/>
        </w:rPr>
        <w:t>Electrostatic force between two identical ions that are separated by</w:t>
      </w:r>
    </w:p>
    <w:p w14:paraId="7C5CF38E" w14:textId="77777777" w:rsidR="00AA2D0C" w:rsidRPr="00FC58FD" w:rsidRDefault="00AA2D0C" w:rsidP="00AA2D0C">
      <w:pPr>
        <w:rPr>
          <w:b/>
          <w:bCs/>
          <w:i/>
          <w:iCs/>
          <w:sz w:val="24"/>
          <w:szCs w:val="24"/>
        </w:rPr>
      </w:pPr>
      <w:r w:rsidRPr="00FC58FD">
        <w:rPr>
          <w:b/>
          <w:bCs/>
          <w:i/>
          <w:iCs/>
          <w:sz w:val="24"/>
          <w:szCs w:val="24"/>
        </w:rPr>
        <w:t>5 × 10⁻¹⁰ m is 3.7 × 10⁻⁹ N.</w:t>
      </w:r>
    </w:p>
    <w:p w14:paraId="14F887BF" w14:textId="77777777" w:rsidR="00AA2D0C" w:rsidRPr="00FC58FD" w:rsidRDefault="00AA2D0C" w:rsidP="00AA2D0C">
      <w:pPr>
        <w:rPr>
          <w:b/>
          <w:bCs/>
          <w:i/>
          <w:iCs/>
          <w:sz w:val="24"/>
          <w:szCs w:val="24"/>
        </w:rPr>
      </w:pPr>
      <w:r w:rsidRPr="00FC58FD">
        <w:rPr>
          <w:b/>
          <w:bCs/>
          <w:i/>
          <w:iCs/>
          <w:sz w:val="24"/>
          <w:szCs w:val="24"/>
        </w:rPr>
        <w:t>(a) Find charge on each ion.</w:t>
      </w:r>
    </w:p>
    <w:p w14:paraId="1D7C794A" w14:textId="77777777" w:rsidR="00AA2D0C" w:rsidRPr="00FC58FD" w:rsidRDefault="00AA2D0C" w:rsidP="00AA2D0C">
      <w:pPr>
        <w:rPr>
          <w:b/>
          <w:bCs/>
          <w:i/>
          <w:iCs/>
          <w:sz w:val="24"/>
          <w:szCs w:val="24"/>
        </w:rPr>
      </w:pPr>
      <w:r w:rsidRPr="00FC58FD">
        <w:rPr>
          <w:b/>
          <w:bCs/>
          <w:i/>
          <w:iCs/>
          <w:sz w:val="24"/>
          <w:szCs w:val="24"/>
        </w:rPr>
        <w:t>(b) How many electrons are missing from each ion?</w:t>
      </w:r>
    </w:p>
    <w:p w14:paraId="4B45C9A0" w14:textId="77777777" w:rsidR="00AA2D0C" w:rsidRPr="00FC58FD" w:rsidRDefault="00AA2D0C" w:rsidP="00AA2D0C">
      <w:pPr>
        <w:rPr>
          <w:b/>
          <w:bCs/>
          <w:i/>
          <w:iCs/>
          <w:sz w:val="24"/>
          <w:szCs w:val="24"/>
        </w:rPr>
      </w:pPr>
      <w:r w:rsidRPr="00FC58FD">
        <w:rPr>
          <w:b/>
          <w:bCs/>
          <w:i/>
          <w:iCs/>
          <w:sz w:val="24"/>
          <w:szCs w:val="24"/>
        </w:rPr>
        <w:t>Sol.</w:t>
      </w:r>
    </w:p>
    <w:p w14:paraId="4F54CC60" w14:textId="77777777" w:rsidR="00AA2D0C" w:rsidRPr="00FC58FD" w:rsidRDefault="00AA2D0C" w:rsidP="00AA2D0C">
      <w:pPr>
        <w:rPr>
          <w:b/>
          <w:bCs/>
          <w:i/>
          <w:iCs/>
          <w:sz w:val="24"/>
          <w:szCs w:val="24"/>
        </w:rPr>
      </w:pPr>
      <w:r w:rsidRPr="00FC58FD">
        <w:rPr>
          <w:b/>
          <w:bCs/>
          <w:i/>
          <w:iCs/>
          <w:sz w:val="24"/>
          <w:szCs w:val="24"/>
        </w:rPr>
        <w:t>DATA</w:t>
      </w:r>
    </w:p>
    <w:p w14:paraId="03316322" w14:textId="53B0E8CD" w:rsidR="00AA2D0C" w:rsidRDefault="00AA2D0C" w:rsidP="00AA2D0C">
      <w:r>
        <w:t>q₁ = q =?</w:t>
      </w:r>
    </w:p>
    <w:p w14:paraId="18B4C42E" w14:textId="44DFD78A" w:rsidR="00AA2D0C" w:rsidRDefault="00AA2D0C" w:rsidP="00AA2D0C">
      <w:r>
        <w:t>q₂ = q =?</w:t>
      </w:r>
    </w:p>
    <w:p w14:paraId="69D6CE5C" w14:textId="77777777" w:rsidR="00AA2D0C" w:rsidRDefault="00AA2D0C" w:rsidP="00AA2D0C">
      <w:r>
        <w:t>r = 5 × 10⁻¹⁰ m</w:t>
      </w:r>
    </w:p>
    <w:p w14:paraId="4D76C5B0" w14:textId="41510BE2" w:rsidR="00AA2D0C" w:rsidRDefault="00AA2D0C" w:rsidP="00AA2D0C">
      <w:r>
        <w:t>F = 3.7 × 10⁻⁹ N</w:t>
      </w:r>
    </w:p>
    <w:p w14:paraId="4797C5B5" w14:textId="4AE7A19B" w:rsidR="00AA2D0C" w:rsidRPr="00FC58FD" w:rsidRDefault="00AA2D0C" w:rsidP="00AA2D0C">
      <w:pPr>
        <w:rPr>
          <w:b/>
          <w:bCs/>
          <w:i/>
          <w:iCs/>
          <w:sz w:val="24"/>
          <w:szCs w:val="24"/>
        </w:rPr>
      </w:pPr>
      <w:r w:rsidRPr="00FC58FD">
        <w:rPr>
          <w:b/>
          <w:bCs/>
          <w:i/>
          <w:iCs/>
          <w:sz w:val="24"/>
          <w:szCs w:val="24"/>
        </w:rPr>
        <w:t>CALCULATIONS</w:t>
      </w:r>
    </w:p>
    <w:p w14:paraId="1367D75F" w14:textId="77777777" w:rsidR="005B0911" w:rsidRDefault="005B0911" w:rsidP="005B0911">
      <w:pPr>
        <w:jc w:val="center"/>
      </w:pPr>
      <w:r>
        <w:t>F = k × q² / r²</w:t>
      </w:r>
    </w:p>
    <w:p w14:paraId="11BE1136" w14:textId="550AE63F" w:rsidR="005B0911" w:rsidRDefault="005B0911" w:rsidP="005B0911">
      <w:pPr>
        <w:jc w:val="center"/>
      </w:pPr>
      <w:r>
        <w:t>q = √ (F × r² / k)</w:t>
      </w:r>
    </w:p>
    <w:p w14:paraId="43A6F2D9" w14:textId="1E2FD941" w:rsidR="005B0911" w:rsidRDefault="005B0911" w:rsidP="005B0911">
      <w:pPr>
        <w:jc w:val="center"/>
      </w:pPr>
      <w:r>
        <w:t>q = √ ((3.7 × 10⁻⁹ × (5 × 10⁻¹⁰) ²) / 9 × 10⁹)</w:t>
      </w:r>
    </w:p>
    <w:p w14:paraId="23BE1B60" w14:textId="3ED1F8A7" w:rsidR="005B0911" w:rsidRDefault="005B0911" w:rsidP="005B0911">
      <w:pPr>
        <w:jc w:val="center"/>
      </w:pPr>
      <w:r w:rsidRPr="00171A4C">
        <w:rPr>
          <w:highlight w:val="lightGray"/>
        </w:rPr>
        <w:t>q ≈ 3.2 × 10⁻¹⁹ C</w:t>
      </w:r>
    </w:p>
    <w:p w14:paraId="4F2CE5F3" w14:textId="41C29762" w:rsidR="005B0911" w:rsidRDefault="005B0911" w:rsidP="005B0911">
      <w:pPr>
        <w:jc w:val="center"/>
      </w:pPr>
      <w:r>
        <w:t>1.6 × 10⁻¹⁹ C charge corresponds to 1 electron</w:t>
      </w:r>
    </w:p>
    <w:p w14:paraId="087E7E56" w14:textId="6136506F" w:rsidR="005B0911" w:rsidRDefault="005B0911" w:rsidP="005B0911">
      <w:pPr>
        <w:jc w:val="center"/>
      </w:pPr>
      <w:r>
        <w:t>1 C charge has electrons = 1 / (1.6 × 10⁻¹⁹)</w:t>
      </w:r>
    </w:p>
    <w:p w14:paraId="738F65C9" w14:textId="77777777" w:rsidR="005B0911" w:rsidRDefault="005B0911" w:rsidP="005B0911">
      <w:pPr>
        <w:jc w:val="center"/>
      </w:pPr>
      <w:r>
        <w:t>3.2 × 10⁻¹⁹ C charge has electrons = (3.2 × 10⁻¹⁹) / (1.6 × 10⁻¹⁹) = 2 electrons</w:t>
      </w:r>
    </w:p>
    <w:p w14:paraId="318DDC51" w14:textId="77777777" w:rsidR="000412BD" w:rsidRDefault="000412BD" w:rsidP="000412BD">
      <w:pPr>
        <w:pBdr>
          <w:bottom w:val="single" w:sz="2" w:space="1" w:color="auto"/>
        </w:pBdr>
        <w:rPr>
          <w:b/>
          <w:bCs/>
          <w:i/>
          <w:iCs/>
          <w:sz w:val="28"/>
          <w:szCs w:val="28"/>
        </w:rPr>
      </w:pPr>
    </w:p>
    <w:p w14:paraId="299CED58" w14:textId="3645DF22" w:rsidR="00AA2D0C" w:rsidRPr="00FC58FD" w:rsidRDefault="00AA2D0C" w:rsidP="005B0911">
      <w:pPr>
        <w:rPr>
          <w:b/>
          <w:bCs/>
          <w:i/>
          <w:iCs/>
          <w:sz w:val="28"/>
          <w:szCs w:val="28"/>
        </w:rPr>
      </w:pPr>
      <w:r w:rsidRPr="00FC58FD">
        <w:rPr>
          <w:b/>
          <w:bCs/>
          <w:i/>
          <w:iCs/>
          <w:sz w:val="28"/>
          <w:szCs w:val="28"/>
        </w:rPr>
        <w:t>P.12</w:t>
      </w:r>
    </w:p>
    <w:p w14:paraId="044A03A4" w14:textId="77777777" w:rsidR="00AA2D0C" w:rsidRPr="00FC58FD" w:rsidRDefault="00AA2D0C" w:rsidP="00AA2D0C">
      <w:pPr>
        <w:rPr>
          <w:b/>
          <w:bCs/>
          <w:i/>
          <w:iCs/>
          <w:sz w:val="24"/>
          <w:szCs w:val="24"/>
        </w:rPr>
      </w:pPr>
      <w:r w:rsidRPr="00FC58FD">
        <w:rPr>
          <w:b/>
          <w:bCs/>
          <w:i/>
          <w:iCs/>
          <w:sz w:val="24"/>
          <w:szCs w:val="24"/>
        </w:rPr>
        <w:t>A neutron is thought to be composed of one up quark of charge +2e/3 and two down quarks of charge −e/3.</w:t>
      </w:r>
    </w:p>
    <w:p w14:paraId="267A66AC" w14:textId="77777777" w:rsidR="00AA2D0C" w:rsidRPr="00FC58FD" w:rsidRDefault="00AA2D0C" w:rsidP="00AA2D0C">
      <w:pPr>
        <w:rPr>
          <w:b/>
          <w:bCs/>
          <w:i/>
          <w:iCs/>
          <w:sz w:val="24"/>
          <w:szCs w:val="24"/>
        </w:rPr>
      </w:pPr>
      <w:r w:rsidRPr="00FC58FD">
        <w:rPr>
          <w:b/>
          <w:bCs/>
          <w:i/>
          <w:iCs/>
          <w:sz w:val="24"/>
          <w:szCs w:val="24"/>
        </w:rPr>
        <w:t>If down quarks are 2.6 × 10⁻¹⁵ m apart inside the neutron, what is the repulsive force between them?</w:t>
      </w:r>
    </w:p>
    <w:p w14:paraId="40C1A1E3" w14:textId="77777777" w:rsidR="00AA2D0C" w:rsidRPr="00FC58FD" w:rsidRDefault="00AA2D0C" w:rsidP="00AA2D0C">
      <w:pPr>
        <w:rPr>
          <w:b/>
          <w:bCs/>
          <w:i/>
          <w:iCs/>
          <w:sz w:val="24"/>
          <w:szCs w:val="24"/>
        </w:rPr>
      </w:pPr>
      <w:r w:rsidRPr="00FC58FD">
        <w:rPr>
          <w:b/>
          <w:bCs/>
          <w:i/>
          <w:iCs/>
          <w:sz w:val="24"/>
          <w:szCs w:val="24"/>
        </w:rPr>
        <w:t>Sol.</w:t>
      </w:r>
    </w:p>
    <w:p w14:paraId="5F6C4D4A" w14:textId="77777777" w:rsidR="00AA2D0C" w:rsidRPr="00FC58FD" w:rsidRDefault="00AA2D0C" w:rsidP="00AA2D0C">
      <w:pPr>
        <w:rPr>
          <w:b/>
          <w:bCs/>
          <w:i/>
          <w:iCs/>
          <w:sz w:val="24"/>
          <w:szCs w:val="24"/>
        </w:rPr>
      </w:pPr>
      <w:r w:rsidRPr="00FC58FD">
        <w:rPr>
          <w:b/>
          <w:bCs/>
          <w:i/>
          <w:iCs/>
          <w:sz w:val="24"/>
          <w:szCs w:val="24"/>
        </w:rPr>
        <w:lastRenderedPageBreak/>
        <w:t>DATA</w:t>
      </w:r>
    </w:p>
    <w:p w14:paraId="58DE0931" w14:textId="77777777" w:rsidR="00AA2D0C" w:rsidRDefault="00AA2D0C" w:rsidP="00AA2D0C">
      <w:r>
        <w:t>Charge on first down quark = q₁ = e / 3</w:t>
      </w:r>
    </w:p>
    <w:p w14:paraId="59137990" w14:textId="77777777" w:rsidR="00AA2D0C" w:rsidRDefault="00AA2D0C" w:rsidP="00AA2D0C">
      <w:r>
        <w:t>Charge on second down quark = q₂ = e / 3</w:t>
      </w:r>
    </w:p>
    <w:p w14:paraId="5B2B5E34" w14:textId="77777777" w:rsidR="00AA2D0C" w:rsidRDefault="00AA2D0C" w:rsidP="00AA2D0C">
      <w:r>
        <w:t>r = 2.6 × 10⁻¹⁵ m</w:t>
      </w:r>
    </w:p>
    <w:p w14:paraId="420AE4B6" w14:textId="026AC9CC" w:rsidR="00AA2D0C" w:rsidRDefault="00AA2D0C" w:rsidP="00AA2D0C">
      <w:r>
        <w:t>F =?</w:t>
      </w:r>
    </w:p>
    <w:p w14:paraId="6E8D6C2E" w14:textId="431AB9DC" w:rsidR="00AA2D0C" w:rsidRPr="00FC58FD" w:rsidRDefault="00AA2D0C" w:rsidP="00AA2D0C">
      <w:pPr>
        <w:rPr>
          <w:b/>
          <w:bCs/>
          <w:i/>
          <w:iCs/>
          <w:sz w:val="24"/>
          <w:szCs w:val="24"/>
        </w:rPr>
      </w:pPr>
      <w:r w:rsidRPr="00FC58FD">
        <w:rPr>
          <w:b/>
          <w:bCs/>
          <w:i/>
          <w:iCs/>
          <w:sz w:val="24"/>
          <w:szCs w:val="24"/>
        </w:rPr>
        <w:t>CALCULATIONS</w:t>
      </w:r>
    </w:p>
    <w:p w14:paraId="3006D536" w14:textId="77777777" w:rsidR="00AA5D26" w:rsidRDefault="00AA5D26" w:rsidP="00AA5D26">
      <w:pPr>
        <w:jc w:val="center"/>
      </w:pPr>
      <w:r>
        <w:t>F = k × q₁ × q₂ / r²</w:t>
      </w:r>
    </w:p>
    <w:p w14:paraId="112E3683" w14:textId="6A51F1AB" w:rsidR="00AA5D26" w:rsidRDefault="00AA5D26" w:rsidP="00AA5D26">
      <w:pPr>
        <w:jc w:val="center"/>
      </w:pPr>
      <w:r>
        <w:t>F = (9 × 10⁹ × (1.6 × 10⁻¹⁹) ²) / (9 × (2.6 × 10⁻¹⁵) ²)</w:t>
      </w:r>
    </w:p>
    <w:p w14:paraId="2F88DCDC" w14:textId="34EDF46A" w:rsidR="00AA2D0C" w:rsidRDefault="00AA5D26" w:rsidP="00AA5D26">
      <w:pPr>
        <w:jc w:val="center"/>
      </w:pPr>
      <w:r w:rsidRPr="00AA5D26">
        <w:rPr>
          <w:highlight w:val="lightGray"/>
        </w:rPr>
        <w:t>F ≈ 3.78 N</w:t>
      </w:r>
    </w:p>
    <w:p w14:paraId="7A5BFEAB" w14:textId="77777777" w:rsidR="000412BD" w:rsidRDefault="000412BD" w:rsidP="000412BD">
      <w:pPr>
        <w:pBdr>
          <w:bottom w:val="single" w:sz="2" w:space="1" w:color="auto"/>
        </w:pBdr>
        <w:rPr>
          <w:b/>
          <w:bCs/>
          <w:i/>
          <w:iCs/>
          <w:sz w:val="28"/>
          <w:szCs w:val="28"/>
        </w:rPr>
      </w:pPr>
    </w:p>
    <w:p w14:paraId="23518AAB" w14:textId="7A8C7B1D" w:rsidR="008409B6" w:rsidRPr="008409B6" w:rsidRDefault="00AA2D0C" w:rsidP="00AA2D0C">
      <w:pPr>
        <w:rPr>
          <w:b/>
          <w:bCs/>
          <w:i/>
          <w:iCs/>
          <w:sz w:val="28"/>
          <w:szCs w:val="28"/>
        </w:rPr>
      </w:pPr>
      <w:r w:rsidRPr="008409B6">
        <w:rPr>
          <w:b/>
          <w:bCs/>
          <w:i/>
          <w:iCs/>
          <w:sz w:val="28"/>
          <w:szCs w:val="28"/>
        </w:rPr>
        <w:t>P.1</w:t>
      </w:r>
      <w:r w:rsidR="008409B6" w:rsidRPr="008409B6">
        <w:rPr>
          <w:b/>
          <w:bCs/>
          <w:i/>
          <w:iCs/>
          <w:sz w:val="28"/>
          <w:szCs w:val="28"/>
        </w:rPr>
        <w:t>3</w:t>
      </w:r>
    </w:p>
    <w:p w14:paraId="056F2F58" w14:textId="188C7355" w:rsidR="00AA2D0C" w:rsidRPr="008409B6" w:rsidRDefault="00AA2D0C" w:rsidP="00AA2D0C">
      <w:pPr>
        <w:rPr>
          <w:b/>
          <w:bCs/>
          <w:i/>
          <w:iCs/>
          <w:sz w:val="24"/>
          <w:szCs w:val="24"/>
        </w:rPr>
      </w:pPr>
      <w:r w:rsidRPr="008409B6">
        <w:rPr>
          <w:b/>
          <w:bCs/>
          <w:i/>
          <w:iCs/>
          <w:sz w:val="24"/>
          <w:szCs w:val="24"/>
        </w:rPr>
        <w:t xml:space="preserve"> (a)</w:t>
      </w:r>
      <w:r w:rsidR="008409B6" w:rsidRPr="008409B6">
        <w:rPr>
          <w:b/>
          <w:bCs/>
          <w:i/>
          <w:iCs/>
          <w:sz w:val="24"/>
          <w:szCs w:val="24"/>
        </w:rPr>
        <w:t xml:space="preserve"> </w:t>
      </w:r>
      <w:r w:rsidRPr="008409B6">
        <w:rPr>
          <w:b/>
          <w:bCs/>
          <w:i/>
          <w:iCs/>
          <w:sz w:val="24"/>
          <w:szCs w:val="24"/>
        </w:rPr>
        <w:t>How many electrons would have to be removed from a penny to leave it with a charge 1.15 × 10⁻⁶ C?</w:t>
      </w:r>
    </w:p>
    <w:p w14:paraId="1578086E" w14:textId="77777777" w:rsidR="00AA2D0C" w:rsidRPr="008409B6" w:rsidRDefault="00AA2D0C" w:rsidP="00AA2D0C">
      <w:pPr>
        <w:rPr>
          <w:b/>
          <w:bCs/>
          <w:i/>
          <w:iCs/>
          <w:sz w:val="24"/>
          <w:szCs w:val="24"/>
        </w:rPr>
      </w:pPr>
      <w:r w:rsidRPr="008409B6">
        <w:rPr>
          <w:b/>
          <w:bCs/>
          <w:i/>
          <w:iCs/>
          <w:sz w:val="24"/>
          <w:szCs w:val="24"/>
        </w:rPr>
        <w:t>(b) To what fraction of the electrons in the penny does this correspond?</w:t>
      </w:r>
    </w:p>
    <w:p w14:paraId="38E8260C" w14:textId="77777777" w:rsidR="00AA2D0C" w:rsidRPr="008409B6" w:rsidRDefault="00AA2D0C" w:rsidP="00AA2D0C">
      <w:pPr>
        <w:rPr>
          <w:b/>
          <w:bCs/>
          <w:i/>
          <w:iCs/>
          <w:sz w:val="24"/>
          <w:szCs w:val="24"/>
        </w:rPr>
      </w:pPr>
      <w:r w:rsidRPr="008409B6">
        <w:rPr>
          <w:b/>
          <w:bCs/>
          <w:i/>
          <w:iCs/>
          <w:sz w:val="24"/>
          <w:szCs w:val="24"/>
        </w:rPr>
        <w:t>Sol.</w:t>
      </w:r>
    </w:p>
    <w:p w14:paraId="3D087C24" w14:textId="77777777" w:rsidR="00AA2D0C" w:rsidRPr="008409B6" w:rsidRDefault="00AA2D0C" w:rsidP="00AA2D0C">
      <w:pPr>
        <w:rPr>
          <w:b/>
          <w:bCs/>
          <w:i/>
          <w:iCs/>
          <w:sz w:val="24"/>
          <w:szCs w:val="24"/>
        </w:rPr>
      </w:pPr>
      <w:r w:rsidRPr="008409B6">
        <w:rPr>
          <w:b/>
          <w:bCs/>
          <w:i/>
          <w:iCs/>
          <w:sz w:val="24"/>
          <w:szCs w:val="24"/>
        </w:rPr>
        <w:t>DATA</w:t>
      </w:r>
    </w:p>
    <w:p w14:paraId="098F4C7F" w14:textId="77777777" w:rsidR="00AA2D0C" w:rsidRDefault="00AA2D0C" w:rsidP="00AA2D0C">
      <w:r>
        <w:t>The penny is made of copper and electrically neutral, containing equal amounts of +ve and −ve charge.</w:t>
      </w:r>
    </w:p>
    <w:p w14:paraId="59764853" w14:textId="77777777" w:rsidR="00AA2D0C" w:rsidRDefault="00AA2D0C" w:rsidP="00AA2D0C">
      <w:r>
        <w:t>The magnitude of these charges can be calculated as:</w:t>
      </w:r>
    </w:p>
    <w:p w14:paraId="29C18E17" w14:textId="12558294" w:rsidR="00AA2D0C" w:rsidRDefault="00AA2D0C" w:rsidP="00AA2D0C">
      <w:r>
        <w:t>Atomic number of copper</w:t>
      </w:r>
      <w:r w:rsidR="00AA5D26">
        <w:t>’</w:t>
      </w:r>
      <w:r>
        <w:t xml:space="preserve"> = Z = 29</w:t>
      </w:r>
    </w:p>
    <w:p w14:paraId="0174DE74" w14:textId="77777777" w:rsidR="00AA2D0C" w:rsidRDefault="00AA2D0C" w:rsidP="00AA2D0C">
      <w:r>
        <w:t>Number of atoms in penny = N</w:t>
      </w:r>
    </w:p>
    <w:p w14:paraId="7B86B04D" w14:textId="77777777" w:rsidR="00AA2D0C" w:rsidRDefault="00AA2D0C" w:rsidP="00AA2D0C">
      <w:r>
        <w:t>Magnitude of charge of each atom = Ze</w:t>
      </w:r>
    </w:p>
    <w:p w14:paraId="79266199" w14:textId="777064EA" w:rsidR="00AA2D0C" w:rsidRDefault="00AA2D0C" w:rsidP="00AA2D0C">
      <w:r>
        <w:t>Let charge on penny = N</w:t>
      </w:r>
      <w:r w:rsidR="00E125A9">
        <w:t xml:space="preserve"> </w:t>
      </w:r>
      <w:r>
        <w:t>Ze</w:t>
      </w:r>
    </w:p>
    <w:p w14:paraId="507B180D" w14:textId="77777777" w:rsidR="00AA2D0C" w:rsidRDefault="00AA2D0C" w:rsidP="00AA2D0C">
      <w:r>
        <w:t>Standard mass of penny = 3.11 g</w:t>
      </w:r>
    </w:p>
    <w:p w14:paraId="1D5600E6" w14:textId="3C0C9EA2" w:rsidR="00AA2D0C" w:rsidRDefault="00AA2D0C" w:rsidP="00AA2D0C">
      <w:r>
        <w:t>Molecular mass of penny = M = 63.5 g/mole</w:t>
      </w:r>
    </w:p>
    <w:p w14:paraId="02F319C1" w14:textId="3D3E3ACE" w:rsidR="00AA2D0C" w:rsidRPr="00D41ED5" w:rsidRDefault="00AA2D0C" w:rsidP="00AA2D0C">
      <w:pPr>
        <w:rPr>
          <w:b/>
          <w:bCs/>
          <w:i/>
          <w:iCs/>
          <w:sz w:val="24"/>
          <w:szCs w:val="24"/>
        </w:rPr>
      </w:pPr>
      <w:r w:rsidRPr="008409B6">
        <w:rPr>
          <w:b/>
          <w:bCs/>
          <w:i/>
          <w:iCs/>
          <w:sz w:val="24"/>
          <w:szCs w:val="24"/>
        </w:rPr>
        <w:t>CALCULATIONS</w:t>
      </w:r>
    </w:p>
    <w:p w14:paraId="432FADD8" w14:textId="77777777" w:rsidR="00AA2D0C" w:rsidRDefault="00AA2D0C" w:rsidP="00AA2D0C">
      <w:r>
        <w:t>One mole of copper has atoms = Nₐ</w:t>
      </w:r>
    </w:p>
    <w:p w14:paraId="172D222C" w14:textId="780F20F6" w:rsidR="00AA2D0C" w:rsidRDefault="00AA2D0C" w:rsidP="00AA2D0C">
      <w:r>
        <w:t>n moles of copper have atoms = n</w:t>
      </w:r>
      <w:r w:rsidR="00E125A9">
        <w:t xml:space="preserve"> </w:t>
      </w:r>
      <w:r>
        <w:t>Nₐ</w:t>
      </w:r>
    </w:p>
    <w:p w14:paraId="3984AF47" w14:textId="77777777" w:rsidR="00AA2D0C" w:rsidRDefault="00AA2D0C" w:rsidP="00AA2D0C">
      <w:r>
        <w:t>Also, n moles of copper atoms = N</w:t>
      </w:r>
    </w:p>
    <w:p w14:paraId="36B6BCE9" w14:textId="4C26C2C5" w:rsidR="00601B37" w:rsidRDefault="00601B37" w:rsidP="00601B37">
      <w:r>
        <w:t>Comparing:</w:t>
      </w:r>
    </w:p>
    <w:p w14:paraId="1B7A0F96" w14:textId="77777777" w:rsidR="00601B37" w:rsidRDefault="00601B37" w:rsidP="00601B37">
      <w:pPr>
        <w:jc w:val="center"/>
      </w:pPr>
      <w:r>
        <w:t>N = (m / M) × N_A</w:t>
      </w:r>
    </w:p>
    <w:p w14:paraId="140E138C" w14:textId="68BC2B8D" w:rsidR="00601B37" w:rsidRDefault="00601B37" w:rsidP="00601B37">
      <w:pPr>
        <w:jc w:val="center"/>
      </w:pPr>
      <w:r>
        <w:t>N = (3.11 × 6.02 × 10²³) / 63.5 ≈ 2.95 × 10²² atoms</w:t>
      </w:r>
    </w:p>
    <w:p w14:paraId="7B10AB96" w14:textId="77777777" w:rsidR="00601B37" w:rsidRDefault="00601B37" w:rsidP="00601B37">
      <w:r>
        <w:lastRenderedPageBreak/>
        <w:t xml:space="preserve">Charge on penny:  </w:t>
      </w:r>
    </w:p>
    <w:p w14:paraId="49938F81" w14:textId="77777777" w:rsidR="00601B37" w:rsidRDefault="00601B37" w:rsidP="00601B37">
      <w:pPr>
        <w:jc w:val="center"/>
      </w:pPr>
      <w:r>
        <w:t>q = N × Z × e</w:t>
      </w:r>
    </w:p>
    <w:p w14:paraId="3CF52500" w14:textId="77777777" w:rsidR="00601B37" w:rsidRDefault="00601B37" w:rsidP="00601B37">
      <w:pPr>
        <w:jc w:val="center"/>
      </w:pPr>
      <w:r>
        <w:t>q = 2.95 × 10²² × 29 × 1.6 × 10⁻¹⁹</w:t>
      </w:r>
    </w:p>
    <w:p w14:paraId="49941A64" w14:textId="6B81D9F4" w:rsidR="00601B37" w:rsidRDefault="00601B37" w:rsidP="00601B37">
      <w:pPr>
        <w:jc w:val="center"/>
      </w:pPr>
      <w:r>
        <w:t>q ≈ 1.37 × 10⁵ C</w:t>
      </w:r>
    </w:p>
    <w:p w14:paraId="192942E4" w14:textId="3C1A0CF5" w:rsidR="00601B37" w:rsidRDefault="00601B37" w:rsidP="00601B37">
      <w:r>
        <w:t>The total charge on penny ≈ 8.86 × 10⁵ electrons</w:t>
      </w:r>
    </w:p>
    <w:p w14:paraId="5EF7D887" w14:textId="77777777" w:rsidR="00601B37" w:rsidRDefault="00601B37" w:rsidP="00601B37">
      <w:r>
        <w:t xml:space="preserve">Charge to remain on penny:  </w:t>
      </w:r>
    </w:p>
    <w:p w14:paraId="653A999E" w14:textId="15DFB38A" w:rsidR="00601B37" w:rsidRDefault="00601B37" w:rsidP="00601B37">
      <w:pPr>
        <w:jc w:val="center"/>
      </w:pPr>
      <w:r>
        <w:t>q' = 1.15 × 10⁻⁶ C</w:t>
      </w:r>
    </w:p>
    <w:p w14:paraId="4C3055BB" w14:textId="0CAD93FF" w:rsidR="00601B37" w:rsidRDefault="00601B37" w:rsidP="00D83943">
      <w:pPr>
        <w:jc w:val="center"/>
      </w:pPr>
      <w:r>
        <w:t xml:space="preserve">Number of electrons = 1.15 × 10⁻⁶ / 1.6 × 10⁻¹⁹ </w:t>
      </w:r>
      <w:r w:rsidRPr="00D83943">
        <w:rPr>
          <w:highlight w:val="lightGray"/>
        </w:rPr>
        <w:t>≈ 7.18 × 10¹² electrons</w:t>
      </w:r>
    </w:p>
    <w:p w14:paraId="7555CE7B" w14:textId="77777777" w:rsidR="00601B37" w:rsidRDefault="00601B37" w:rsidP="00601B37">
      <w:r>
        <w:t xml:space="preserve">No. of electrons needed to remove from penny:  </w:t>
      </w:r>
    </w:p>
    <w:p w14:paraId="4B8AC867" w14:textId="1C15588D" w:rsidR="00601B37" w:rsidRDefault="00601B37" w:rsidP="00D83943">
      <w:pPr>
        <w:jc w:val="center"/>
      </w:pPr>
      <w:r>
        <w:t>8.86 × 10²² − 7.18 × 10¹² ≈ 8.86 × 10²² electrons (approximately unchanged total)</w:t>
      </w:r>
    </w:p>
    <w:p w14:paraId="22E998A3" w14:textId="0CED7979" w:rsidR="00601B37" w:rsidRDefault="00601B37" w:rsidP="00601B37">
      <w:r>
        <w:t>(b) Magnitude of +ve charge = magnitude of −ve charge = 1.37 × 10⁵ C</w:t>
      </w:r>
    </w:p>
    <w:p w14:paraId="76916247" w14:textId="41F77D84" w:rsidR="00601B37" w:rsidRDefault="00601B37" w:rsidP="00601B37">
      <w:pPr>
        <w:jc w:val="center"/>
      </w:pPr>
      <w:r>
        <w:t>1.6 × 10⁻¹⁹ C charge = 1 electron</w:t>
      </w:r>
    </w:p>
    <w:p w14:paraId="42743F6B" w14:textId="4E96F643" w:rsidR="00601B37" w:rsidRDefault="00601B37" w:rsidP="00601B37">
      <w:pPr>
        <w:jc w:val="center"/>
      </w:pPr>
      <w:r>
        <w:t>1 C charge = 1 / (1.6 × 10⁻¹⁹) electrons</w:t>
      </w:r>
    </w:p>
    <w:p w14:paraId="405F18C1" w14:textId="21C15E7F" w:rsidR="00601B37" w:rsidRDefault="00601B37" w:rsidP="00601B37">
      <w:pPr>
        <w:jc w:val="center"/>
      </w:pPr>
      <w:r>
        <w:t>1.37 × 10⁵ C charge = (1.37 × 10⁵) / (1.6 × 10⁻¹⁹) ≈ 8.56 × 10²³ electrons</w:t>
      </w:r>
    </w:p>
    <w:p w14:paraId="1B457138" w14:textId="77777777" w:rsidR="00601B37" w:rsidRDefault="00601B37" w:rsidP="00601B37">
      <w:r>
        <w:t xml:space="preserve">Fraction of electrons removed:  </w:t>
      </w:r>
    </w:p>
    <w:p w14:paraId="35226FD4" w14:textId="77777777" w:rsidR="00601B37" w:rsidRDefault="00601B37" w:rsidP="00601B37">
      <w:pPr>
        <w:jc w:val="center"/>
      </w:pPr>
      <w:r>
        <w:t xml:space="preserve">8.56 × 10²³ / 7.18 × 10¹² </w:t>
      </w:r>
      <w:r w:rsidRPr="00D83943">
        <w:rPr>
          <w:highlight w:val="lightGray"/>
        </w:rPr>
        <w:t>≈ 1.19 × 10¹¹</w:t>
      </w:r>
    </w:p>
    <w:p w14:paraId="31CF58C0" w14:textId="77777777" w:rsidR="000412BD" w:rsidRDefault="000412BD" w:rsidP="000412BD">
      <w:pPr>
        <w:pBdr>
          <w:bottom w:val="single" w:sz="2" w:space="1" w:color="auto"/>
        </w:pBdr>
        <w:rPr>
          <w:b/>
          <w:bCs/>
          <w:i/>
          <w:iCs/>
          <w:sz w:val="28"/>
          <w:szCs w:val="28"/>
        </w:rPr>
      </w:pPr>
    </w:p>
    <w:p w14:paraId="76440C15" w14:textId="0C158D03" w:rsidR="00AA2D0C" w:rsidRPr="00914CFE" w:rsidRDefault="00AA2D0C" w:rsidP="00601B37">
      <w:pPr>
        <w:rPr>
          <w:b/>
          <w:bCs/>
          <w:i/>
          <w:iCs/>
          <w:sz w:val="28"/>
          <w:szCs w:val="28"/>
        </w:rPr>
      </w:pPr>
      <w:r w:rsidRPr="00914CFE">
        <w:rPr>
          <w:b/>
          <w:bCs/>
          <w:i/>
          <w:iCs/>
          <w:sz w:val="28"/>
          <w:szCs w:val="28"/>
        </w:rPr>
        <w:t>P.14</w:t>
      </w:r>
    </w:p>
    <w:p w14:paraId="5F0B99FE" w14:textId="393D3578" w:rsidR="00AA2D0C" w:rsidRPr="00914CFE" w:rsidRDefault="00AA2D0C" w:rsidP="00AA2D0C">
      <w:pPr>
        <w:rPr>
          <w:b/>
          <w:bCs/>
          <w:i/>
          <w:iCs/>
          <w:sz w:val="24"/>
          <w:szCs w:val="24"/>
        </w:rPr>
      </w:pPr>
      <w:r w:rsidRPr="00914CFE">
        <w:rPr>
          <w:b/>
          <w:bCs/>
          <w:i/>
          <w:iCs/>
          <w:sz w:val="24"/>
          <w:szCs w:val="24"/>
        </w:rPr>
        <w:t>An electron is in a vacuum near the surface of the Earth.</w:t>
      </w:r>
      <w:r w:rsidR="002E5533">
        <w:rPr>
          <w:b/>
          <w:bCs/>
          <w:i/>
          <w:iCs/>
          <w:sz w:val="24"/>
          <w:szCs w:val="24"/>
        </w:rPr>
        <w:t xml:space="preserve"> </w:t>
      </w:r>
      <w:r w:rsidRPr="00914CFE">
        <w:rPr>
          <w:b/>
          <w:bCs/>
          <w:i/>
          <w:iCs/>
          <w:sz w:val="24"/>
          <w:szCs w:val="24"/>
        </w:rPr>
        <w:t>Where should a second electron be placed so that the net force on the first electron due to gravity is zero?</w:t>
      </w:r>
    </w:p>
    <w:p w14:paraId="5B1F931E" w14:textId="77777777" w:rsidR="00AA2D0C" w:rsidRPr="00914CFE" w:rsidRDefault="00AA2D0C" w:rsidP="00AA2D0C">
      <w:pPr>
        <w:rPr>
          <w:b/>
          <w:bCs/>
          <w:i/>
          <w:iCs/>
          <w:sz w:val="24"/>
          <w:szCs w:val="24"/>
        </w:rPr>
      </w:pPr>
      <w:r w:rsidRPr="00914CFE">
        <w:rPr>
          <w:b/>
          <w:bCs/>
          <w:i/>
          <w:iCs/>
          <w:sz w:val="24"/>
          <w:szCs w:val="24"/>
        </w:rPr>
        <w:t>Sol.</w:t>
      </w:r>
    </w:p>
    <w:p w14:paraId="655BCAAD" w14:textId="77777777" w:rsidR="00AA2D0C" w:rsidRPr="00914CFE" w:rsidRDefault="00AA2D0C" w:rsidP="00AA2D0C">
      <w:pPr>
        <w:rPr>
          <w:b/>
          <w:bCs/>
          <w:i/>
          <w:iCs/>
          <w:sz w:val="24"/>
          <w:szCs w:val="24"/>
        </w:rPr>
      </w:pPr>
      <w:r w:rsidRPr="00914CFE">
        <w:rPr>
          <w:b/>
          <w:bCs/>
          <w:i/>
          <w:iCs/>
          <w:sz w:val="24"/>
          <w:szCs w:val="24"/>
        </w:rPr>
        <w:t>DATA</w:t>
      </w:r>
    </w:p>
    <w:p w14:paraId="0D7B3474" w14:textId="77777777" w:rsidR="00AA2D0C" w:rsidRDefault="00AA2D0C" w:rsidP="00AA2D0C">
      <w:r>
        <w:t>q₁ = 1.6 × 10⁻¹⁹ C</w:t>
      </w:r>
    </w:p>
    <w:p w14:paraId="4A98054E" w14:textId="77777777" w:rsidR="00AA2D0C" w:rsidRDefault="00AA2D0C" w:rsidP="00AA2D0C">
      <w:r>
        <w:t>q₂ = 1.6 × 10⁻¹⁹ C</w:t>
      </w:r>
    </w:p>
    <w:p w14:paraId="45105FE5" w14:textId="77777777" w:rsidR="00AA2D0C" w:rsidRDefault="00AA2D0C" w:rsidP="00AA2D0C">
      <w:r>
        <w:t>m = 9.1 × 10⁻³¹ kg</w:t>
      </w:r>
    </w:p>
    <w:p w14:paraId="203BB6E0" w14:textId="77777777" w:rsidR="00AA2D0C" w:rsidRDefault="00AA2D0C" w:rsidP="00AA2D0C">
      <w:r>
        <w:t>Fₑ = 0</w:t>
      </w:r>
    </w:p>
    <w:p w14:paraId="2DE36B52" w14:textId="1080DD8B" w:rsidR="00AA2D0C" w:rsidRDefault="00AA2D0C" w:rsidP="00AA2D0C">
      <w:r>
        <w:t>r =?</w:t>
      </w:r>
    </w:p>
    <w:p w14:paraId="3D0A0AE1" w14:textId="5FDEB1C9" w:rsidR="00AA2D0C" w:rsidRPr="002E5533" w:rsidRDefault="00AA2D0C" w:rsidP="00AA2D0C">
      <w:pPr>
        <w:rPr>
          <w:b/>
          <w:bCs/>
          <w:i/>
          <w:iCs/>
          <w:sz w:val="24"/>
          <w:szCs w:val="24"/>
        </w:rPr>
      </w:pPr>
      <w:r w:rsidRPr="002E5533">
        <w:rPr>
          <w:b/>
          <w:bCs/>
          <w:i/>
          <w:iCs/>
          <w:sz w:val="24"/>
          <w:szCs w:val="24"/>
        </w:rPr>
        <w:t>CALCULATIONS</w:t>
      </w:r>
    </w:p>
    <w:p w14:paraId="7BBE4EA0" w14:textId="77777777" w:rsidR="00C913F6" w:rsidRDefault="00C913F6" w:rsidP="00C913F6">
      <w:pPr>
        <w:jc w:val="center"/>
      </w:pPr>
      <w:r>
        <w:t>Fₑ = k × q₁ × q₂ / r² = k × e² / r² = 0</w:t>
      </w:r>
    </w:p>
    <w:p w14:paraId="4B91DBB3" w14:textId="2EF9AFB8" w:rsidR="00C913F6" w:rsidRDefault="00C913F6" w:rsidP="00C913F6">
      <w:pPr>
        <w:jc w:val="center"/>
      </w:pPr>
      <w:r>
        <w:t>Fₑ = m × g</w:t>
      </w:r>
    </w:p>
    <w:p w14:paraId="35A62CA8" w14:textId="3BD6E8FB" w:rsidR="00C913F6" w:rsidRDefault="00C913F6" w:rsidP="00C913F6">
      <w:r>
        <w:lastRenderedPageBreak/>
        <w:t>From (1) and (2):</w:t>
      </w:r>
    </w:p>
    <w:p w14:paraId="3E587C60" w14:textId="56452E51" w:rsidR="00C913F6" w:rsidRDefault="00C913F6" w:rsidP="00C913F6">
      <w:pPr>
        <w:jc w:val="center"/>
      </w:pPr>
      <w:r>
        <w:t>m × g = k × e² / r²</w:t>
      </w:r>
    </w:p>
    <w:p w14:paraId="63A83DC6" w14:textId="58BB8CC3" w:rsidR="00C913F6" w:rsidRDefault="00C913F6" w:rsidP="00C913F6">
      <w:pPr>
        <w:jc w:val="center"/>
      </w:pPr>
      <w:r>
        <w:t>r = √ (k × e² / (m × g))</w:t>
      </w:r>
    </w:p>
    <w:p w14:paraId="4856B909" w14:textId="2E13FD5E" w:rsidR="00C913F6" w:rsidRDefault="00C913F6" w:rsidP="00C913F6">
      <w:pPr>
        <w:jc w:val="center"/>
      </w:pPr>
      <w:r>
        <w:t>r = √ ((9 × 10⁹ × (1.6 × 10⁻¹⁹) ²) / (9.1 × 10⁻³¹ × 9.8))</w:t>
      </w:r>
    </w:p>
    <w:p w14:paraId="55EACE19" w14:textId="42055B85" w:rsidR="00AA2D0C" w:rsidRDefault="00C913F6" w:rsidP="00C913F6">
      <w:pPr>
        <w:jc w:val="center"/>
      </w:pPr>
      <w:r w:rsidRPr="00C913F6">
        <w:rPr>
          <w:highlight w:val="lightGray"/>
        </w:rPr>
        <w:t>r ≈ 5 m</w:t>
      </w:r>
    </w:p>
    <w:p w14:paraId="0BDADBF0" w14:textId="77777777" w:rsidR="00B37488" w:rsidRDefault="00B37488" w:rsidP="00B37488">
      <w:pPr>
        <w:pBdr>
          <w:bottom w:val="single" w:sz="2" w:space="1" w:color="auto"/>
        </w:pBdr>
        <w:rPr>
          <w:b/>
          <w:bCs/>
          <w:i/>
          <w:iCs/>
          <w:sz w:val="28"/>
          <w:szCs w:val="28"/>
        </w:rPr>
      </w:pPr>
    </w:p>
    <w:p w14:paraId="6A472DBD" w14:textId="7B9B3205" w:rsidR="00AA2D0C" w:rsidRPr="002E5533" w:rsidRDefault="00AA2D0C" w:rsidP="00AA2D0C">
      <w:pPr>
        <w:rPr>
          <w:b/>
          <w:bCs/>
          <w:i/>
          <w:iCs/>
          <w:sz w:val="28"/>
          <w:szCs w:val="28"/>
        </w:rPr>
      </w:pPr>
      <w:r w:rsidRPr="002E5533">
        <w:rPr>
          <w:b/>
          <w:bCs/>
          <w:i/>
          <w:iCs/>
          <w:sz w:val="28"/>
          <w:szCs w:val="28"/>
        </w:rPr>
        <w:t>P.15</w:t>
      </w:r>
    </w:p>
    <w:p w14:paraId="47B29229" w14:textId="77777777" w:rsidR="00AA2D0C" w:rsidRPr="002E5533" w:rsidRDefault="00AA2D0C" w:rsidP="00AA2D0C">
      <w:pPr>
        <w:rPr>
          <w:b/>
          <w:bCs/>
          <w:i/>
          <w:iCs/>
          <w:sz w:val="24"/>
          <w:szCs w:val="24"/>
        </w:rPr>
      </w:pPr>
      <w:r w:rsidRPr="002E5533">
        <w:rPr>
          <w:b/>
          <w:bCs/>
          <w:i/>
          <w:iCs/>
          <w:sz w:val="24"/>
          <w:szCs w:val="24"/>
        </w:rPr>
        <w:t>Proton in cosmic rays strike the earth’s atmosphere at average rate over the earth’s surface of 1500 proton/m²·s. What total current does the earth receive from beyond its atmosphere in the form of incident cosmic ray protons?</w:t>
      </w:r>
    </w:p>
    <w:p w14:paraId="289E1B51" w14:textId="77777777" w:rsidR="00AA2D0C" w:rsidRPr="002E5533" w:rsidRDefault="00AA2D0C" w:rsidP="00AA2D0C">
      <w:pPr>
        <w:rPr>
          <w:b/>
          <w:bCs/>
          <w:i/>
          <w:iCs/>
          <w:sz w:val="24"/>
          <w:szCs w:val="24"/>
        </w:rPr>
      </w:pPr>
      <w:r w:rsidRPr="002E5533">
        <w:rPr>
          <w:b/>
          <w:bCs/>
          <w:i/>
          <w:iCs/>
          <w:sz w:val="24"/>
          <w:szCs w:val="24"/>
        </w:rPr>
        <w:t>Sol.</w:t>
      </w:r>
    </w:p>
    <w:p w14:paraId="548AC5E5" w14:textId="77777777" w:rsidR="00AA2D0C" w:rsidRPr="002E5533" w:rsidRDefault="00AA2D0C" w:rsidP="00AA2D0C">
      <w:pPr>
        <w:rPr>
          <w:b/>
          <w:bCs/>
          <w:i/>
          <w:iCs/>
          <w:sz w:val="24"/>
          <w:szCs w:val="24"/>
        </w:rPr>
      </w:pPr>
      <w:r w:rsidRPr="002E5533">
        <w:rPr>
          <w:b/>
          <w:bCs/>
          <w:i/>
          <w:iCs/>
          <w:sz w:val="24"/>
          <w:szCs w:val="24"/>
        </w:rPr>
        <w:t>DATA</w:t>
      </w:r>
    </w:p>
    <w:p w14:paraId="6AD6C95E" w14:textId="77777777" w:rsidR="00AA2D0C" w:rsidRDefault="00AA2D0C" w:rsidP="00AA2D0C">
      <w:r>
        <w:t>A = 4 π (Rₑ)²</w:t>
      </w:r>
    </w:p>
    <w:p w14:paraId="4CF7F98F" w14:textId="77777777" w:rsidR="00AA2D0C" w:rsidRDefault="00AA2D0C" w:rsidP="00AA2D0C">
      <w:r>
        <w:t>q/At = 1500 × 1.6 × 10⁻¹⁹ C/m²·s [Rₑ = 6400 km]</w:t>
      </w:r>
    </w:p>
    <w:p w14:paraId="602DB7B1" w14:textId="4FEBD88A" w:rsidR="00AA2D0C" w:rsidRDefault="00AA2D0C" w:rsidP="00AA2D0C">
      <w:r>
        <w:t>I =?</w:t>
      </w:r>
    </w:p>
    <w:p w14:paraId="54ECEBD9" w14:textId="77777777" w:rsidR="00AA2D0C" w:rsidRPr="002E5533" w:rsidRDefault="00AA2D0C" w:rsidP="00AA2D0C">
      <w:pPr>
        <w:rPr>
          <w:b/>
          <w:bCs/>
          <w:i/>
          <w:iCs/>
          <w:sz w:val="24"/>
          <w:szCs w:val="24"/>
        </w:rPr>
      </w:pPr>
      <w:r w:rsidRPr="002E5533">
        <w:rPr>
          <w:b/>
          <w:bCs/>
          <w:i/>
          <w:iCs/>
          <w:sz w:val="24"/>
          <w:szCs w:val="24"/>
        </w:rPr>
        <w:t>CALCULATIONS</w:t>
      </w:r>
    </w:p>
    <w:p w14:paraId="77DE4385" w14:textId="77777777" w:rsidR="004E1701" w:rsidRDefault="004E1701" w:rsidP="004E1701">
      <w:pPr>
        <w:jc w:val="center"/>
      </w:pPr>
      <w:r>
        <w:t>q / (A t) = 1500 × 1.6 × 10⁻¹⁹</w:t>
      </w:r>
    </w:p>
    <w:p w14:paraId="24D15003" w14:textId="77777777" w:rsidR="004E1701" w:rsidRDefault="004E1701" w:rsidP="004E1701">
      <w:pPr>
        <w:jc w:val="center"/>
      </w:pPr>
      <w:r>
        <w:t>q / t = 1500 × 1.6 × 10⁻¹⁹ × 4 π Rₑ²</w:t>
      </w:r>
    </w:p>
    <w:p w14:paraId="24C86DC2" w14:textId="0CF73EF6" w:rsidR="00AA2D0C" w:rsidRDefault="004E1701" w:rsidP="004E1701">
      <w:pPr>
        <w:jc w:val="center"/>
      </w:pPr>
      <w:r w:rsidRPr="004E1701">
        <w:rPr>
          <w:highlight w:val="lightGray"/>
        </w:rPr>
        <w:t>I ≈ 0.123 A</w:t>
      </w:r>
    </w:p>
    <w:p w14:paraId="2EB89E3C" w14:textId="77777777" w:rsidR="00B37488" w:rsidRDefault="00B37488" w:rsidP="00B37488">
      <w:pPr>
        <w:pBdr>
          <w:bottom w:val="single" w:sz="2" w:space="1" w:color="auto"/>
        </w:pBdr>
        <w:rPr>
          <w:b/>
          <w:bCs/>
          <w:i/>
          <w:iCs/>
          <w:sz w:val="24"/>
          <w:szCs w:val="24"/>
        </w:rPr>
      </w:pPr>
    </w:p>
    <w:p w14:paraId="5E7A4E5F" w14:textId="2629DAB8" w:rsidR="00AA2D0C" w:rsidRPr="002E5533" w:rsidRDefault="00AA2D0C" w:rsidP="00AA2D0C">
      <w:pPr>
        <w:rPr>
          <w:b/>
          <w:bCs/>
          <w:i/>
          <w:iCs/>
          <w:sz w:val="24"/>
          <w:szCs w:val="24"/>
        </w:rPr>
      </w:pPr>
      <w:r w:rsidRPr="002E5533">
        <w:rPr>
          <w:b/>
          <w:bCs/>
          <w:i/>
          <w:iCs/>
          <w:sz w:val="24"/>
          <w:szCs w:val="24"/>
        </w:rPr>
        <w:t>P.16</w:t>
      </w:r>
    </w:p>
    <w:p w14:paraId="151D8D79" w14:textId="77777777" w:rsidR="00AA2D0C" w:rsidRPr="002E5533" w:rsidRDefault="00AA2D0C" w:rsidP="00AA2D0C">
      <w:pPr>
        <w:rPr>
          <w:b/>
          <w:bCs/>
          <w:i/>
          <w:iCs/>
          <w:sz w:val="24"/>
          <w:szCs w:val="24"/>
        </w:rPr>
      </w:pPr>
      <w:r w:rsidRPr="002E5533">
        <w:rPr>
          <w:b/>
          <w:bCs/>
          <w:i/>
          <w:iCs/>
          <w:sz w:val="24"/>
          <w:szCs w:val="24"/>
        </w:rPr>
        <w:t>Calculate the number of coulombs of positive charge in a glass of water. Assume that volume of water to be 250 cm³.</w:t>
      </w:r>
    </w:p>
    <w:p w14:paraId="29C91135" w14:textId="77777777" w:rsidR="00AA2D0C" w:rsidRPr="002E5533" w:rsidRDefault="00AA2D0C" w:rsidP="00AA2D0C">
      <w:pPr>
        <w:rPr>
          <w:b/>
          <w:bCs/>
          <w:i/>
          <w:iCs/>
          <w:sz w:val="24"/>
          <w:szCs w:val="24"/>
        </w:rPr>
      </w:pPr>
      <w:r w:rsidRPr="002E5533">
        <w:rPr>
          <w:b/>
          <w:bCs/>
          <w:i/>
          <w:iCs/>
          <w:sz w:val="24"/>
          <w:szCs w:val="24"/>
        </w:rPr>
        <w:t>Sol.</w:t>
      </w:r>
    </w:p>
    <w:p w14:paraId="21A5E537" w14:textId="77777777" w:rsidR="00AA2D0C" w:rsidRPr="002E5533" w:rsidRDefault="00AA2D0C" w:rsidP="00AA2D0C">
      <w:pPr>
        <w:rPr>
          <w:b/>
          <w:bCs/>
          <w:i/>
          <w:iCs/>
          <w:sz w:val="24"/>
          <w:szCs w:val="24"/>
        </w:rPr>
      </w:pPr>
      <w:r w:rsidRPr="002E5533">
        <w:rPr>
          <w:b/>
          <w:bCs/>
          <w:i/>
          <w:iCs/>
          <w:sz w:val="24"/>
          <w:szCs w:val="24"/>
        </w:rPr>
        <w:t>DATA</w:t>
      </w:r>
    </w:p>
    <w:p w14:paraId="745722FA" w14:textId="77777777" w:rsidR="00AA2D0C" w:rsidRDefault="00AA2D0C" w:rsidP="00AA2D0C">
      <w:r>
        <w:t>V = 250 × 10⁻⁶ m³</w:t>
      </w:r>
    </w:p>
    <w:p w14:paraId="4DE5D345" w14:textId="77777777" w:rsidR="00AA2D0C" w:rsidRDefault="00AA2D0C" w:rsidP="00AA2D0C">
      <w:r>
        <w:rPr>
          <w:rFonts w:hint="eastAsia"/>
        </w:rPr>
        <w:t>ρ</w:t>
      </w:r>
      <w:r>
        <w:t xml:space="preserve"> = 10³ kg/m³</w:t>
      </w:r>
    </w:p>
    <w:p w14:paraId="04E6E10D" w14:textId="7E973AD6" w:rsidR="00AA2D0C" w:rsidRDefault="00AA2D0C" w:rsidP="00AA2D0C">
      <w:r>
        <w:t>q =?</w:t>
      </w:r>
    </w:p>
    <w:p w14:paraId="160C1960" w14:textId="235A838F" w:rsidR="00AA2D0C" w:rsidRPr="00C279B3" w:rsidRDefault="00AA2D0C" w:rsidP="00AA2D0C">
      <w:pPr>
        <w:rPr>
          <w:b/>
          <w:bCs/>
          <w:i/>
          <w:iCs/>
          <w:sz w:val="24"/>
          <w:szCs w:val="24"/>
        </w:rPr>
      </w:pPr>
      <w:r w:rsidRPr="00C279B3">
        <w:rPr>
          <w:b/>
          <w:bCs/>
          <w:i/>
          <w:iCs/>
          <w:sz w:val="24"/>
          <w:szCs w:val="24"/>
        </w:rPr>
        <w:t>CALCULATIONS</w:t>
      </w:r>
    </w:p>
    <w:p w14:paraId="693630BE" w14:textId="49306E1A" w:rsidR="00AA2D0C" w:rsidRDefault="00AA2D0C" w:rsidP="00F71FAF">
      <w:pPr>
        <w:jc w:val="center"/>
      </w:pPr>
      <w:r>
        <w:t>m = ρ × V = 1000 × 250 × 10</w:t>
      </w:r>
      <w:r w:rsidR="00F71FAF" w:rsidRPr="00F71FAF">
        <w:rPr>
          <w:vertAlign w:val="superscript"/>
        </w:rPr>
        <w:t>-</w:t>
      </w:r>
      <w:r w:rsidRPr="00F71FAF">
        <w:rPr>
          <w:vertAlign w:val="superscript"/>
        </w:rPr>
        <w:t>6</w:t>
      </w:r>
      <w:r w:rsidR="00F71FAF">
        <w:t xml:space="preserve"> </w:t>
      </w:r>
      <w:r>
        <w:t>m = 0.25 kg = 250 g</w:t>
      </w:r>
    </w:p>
    <w:p w14:paraId="5EF8E40E" w14:textId="77777777" w:rsidR="00AA2D0C" w:rsidRDefault="00AA2D0C" w:rsidP="00AA2D0C">
      <w:r>
        <w:t>18 grams of water has atoms = 6.02 × 10²³ atoms</w:t>
      </w:r>
    </w:p>
    <w:p w14:paraId="0D51D0AB" w14:textId="77777777" w:rsidR="00AA2D0C" w:rsidRDefault="00AA2D0C" w:rsidP="00AA2D0C">
      <w:r>
        <w:lastRenderedPageBreak/>
        <w:t>1 gram of water has atoms = 6.02 × 10²³ / 18</w:t>
      </w:r>
    </w:p>
    <w:p w14:paraId="16BEF2F6" w14:textId="77777777" w:rsidR="00AA2D0C" w:rsidRDefault="00AA2D0C" w:rsidP="00AA2D0C">
      <w:r>
        <w:t>250 g of water has atoms = atoms</w:t>
      </w:r>
    </w:p>
    <w:p w14:paraId="367B7BBE" w14:textId="77777777" w:rsidR="00AA2D0C" w:rsidRDefault="00AA2D0C" w:rsidP="00AA2D0C">
      <w:r>
        <w:t>1 atom of water has +ve charge = 10 × 1.6 × 10⁻¹⁹ C</w:t>
      </w:r>
    </w:p>
    <w:p w14:paraId="3A470097" w14:textId="77777777" w:rsidR="00AA2D0C" w:rsidRDefault="00AA2D0C" w:rsidP="00AA2D0C">
      <w:r>
        <w:t>8.36 × 10²⁴ atoms of water has +ve charge = 10 × 1.6 × 10⁻¹⁹ × 8.36 × 10²⁴ = 1.34 × 10⁷ C</w:t>
      </w:r>
    </w:p>
    <w:p w14:paraId="50EE6F28" w14:textId="77777777" w:rsidR="00AA2D0C" w:rsidRDefault="00AA2D0C" w:rsidP="00B37488">
      <w:pPr>
        <w:pBdr>
          <w:bottom w:val="single" w:sz="2" w:space="1" w:color="auto"/>
        </w:pBdr>
      </w:pPr>
    </w:p>
    <w:p w14:paraId="201A9979" w14:textId="250E3F42" w:rsidR="00AA2D0C" w:rsidRPr="00C279B3" w:rsidRDefault="00AA2D0C" w:rsidP="00AA2D0C">
      <w:pPr>
        <w:rPr>
          <w:b/>
          <w:bCs/>
          <w:i/>
          <w:iCs/>
          <w:sz w:val="28"/>
          <w:szCs w:val="28"/>
        </w:rPr>
      </w:pPr>
      <w:r w:rsidRPr="00C279B3">
        <w:rPr>
          <w:b/>
          <w:bCs/>
          <w:i/>
          <w:iCs/>
          <w:sz w:val="28"/>
          <w:szCs w:val="28"/>
        </w:rPr>
        <w:t>P.17</w:t>
      </w:r>
    </w:p>
    <w:p w14:paraId="377E71DA" w14:textId="77777777" w:rsidR="00AA2D0C" w:rsidRPr="00C279B3" w:rsidRDefault="00AA2D0C" w:rsidP="00AA2D0C">
      <w:pPr>
        <w:rPr>
          <w:b/>
          <w:bCs/>
          <w:i/>
          <w:iCs/>
          <w:sz w:val="24"/>
          <w:szCs w:val="24"/>
        </w:rPr>
      </w:pPr>
      <w:r w:rsidRPr="00C279B3">
        <w:rPr>
          <w:b/>
          <w:bCs/>
          <w:i/>
          <w:iCs/>
          <w:sz w:val="24"/>
          <w:szCs w:val="24"/>
        </w:rPr>
        <w:t>What equal amounts of positive charge would have to be placed on earth and on the moon to neutralize their gravitational attract? Do you need to know the moon’s distance to solve this problem? Why and why not? (a) How many metric tons of hydrogen would be needed to provide the positive charge calculated in part (b) The molar mass of hydrogen is 1.008 g/mol.</w:t>
      </w:r>
    </w:p>
    <w:p w14:paraId="08E28932" w14:textId="77777777" w:rsidR="00AA2D0C" w:rsidRPr="00C279B3" w:rsidRDefault="00AA2D0C" w:rsidP="00AA2D0C">
      <w:pPr>
        <w:rPr>
          <w:b/>
          <w:bCs/>
          <w:i/>
          <w:iCs/>
          <w:sz w:val="24"/>
          <w:szCs w:val="24"/>
        </w:rPr>
      </w:pPr>
      <w:r w:rsidRPr="00C279B3">
        <w:rPr>
          <w:b/>
          <w:bCs/>
          <w:i/>
          <w:iCs/>
          <w:sz w:val="24"/>
          <w:szCs w:val="24"/>
        </w:rPr>
        <w:t>Sol.</w:t>
      </w:r>
    </w:p>
    <w:p w14:paraId="75B60433" w14:textId="77777777" w:rsidR="00AA2D0C" w:rsidRPr="00C279B3" w:rsidRDefault="00AA2D0C" w:rsidP="00AA2D0C">
      <w:pPr>
        <w:rPr>
          <w:b/>
          <w:bCs/>
          <w:i/>
          <w:iCs/>
          <w:sz w:val="24"/>
          <w:szCs w:val="24"/>
        </w:rPr>
      </w:pPr>
      <w:r w:rsidRPr="00C279B3">
        <w:rPr>
          <w:b/>
          <w:bCs/>
          <w:i/>
          <w:iCs/>
          <w:sz w:val="24"/>
          <w:szCs w:val="24"/>
        </w:rPr>
        <w:t>DATA</w:t>
      </w:r>
    </w:p>
    <w:p w14:paraId="62CC0BD7" w14:textId="6BD43C90" w:rsidR="00AA2D0C" w:rsidRDefault="00AA2D0C" w:rsidP="00AA2D0C">
      <w:r>
        <w:t>Charge on earth = q₁ =?</w:t>
      </w:r>
    </w:p>
    <w:p w14:paraId="48EF25ED" w14:textId="482461A3" w:rsidR="00AA2D0C" w:rsidRDefault="00AA2D0C" w:rsidP="00AA2D0C">
      <w:r>
        <w:t>Charge on moon = q₂ =?</w:t>
      </w:r>
    </w:p>
    <w:p w14:paraId="198EC161" w14:textId="77777777" w:rsidR="00AA2D0C" w:rsidRDefault="00AA2D0C" w:rsidP="00AA2D0C">
      <w:r>
        <w:t>Mₑ = 6 × 10²⁴ kg</w:t>
      </w:r>
    </w:p>
    <w:p w14:paraId="73035919" w14:textId="6172D6AF" w:rsidR="00AA2D0C" w:rsidRDefault="00AA2D0C" w:rsidP="00AA2D0C">
      <w:r>
        <w:t>M</w:t>
      </w:r>
      <w:r>
        <w:rPr>
          <w:rFonts w:ascii="Cambria Math" w:hAnsi="Cambria Math" w:cs="Cambria Math"/>
        </w:rPr>
        <w:t>ₘ</w:t>
      </w:r>
      <w:r>
        <w:t xml:space="preserve"> = 7.36 </w:t>
      </w:r>
      <w:r>
        <w:rPr>
          <w:rFonts w:ascii="Calibri" w:hAnsi="Calibri" w:cs="Calibri"/>
        </w:rPr>
        <w:t>×</w:t>
      </w:r>
      <w:r>
        <w:t xml:space="preserve"> 10</w:t>
      </w:r>
      <w:r>
        <w:rPr>
          <w:rFonts w:ascii="Calibri" w:hAnsi="Calibri" w:cs="Calibri"/>
        </w:rPr>
        <w:t>²²</w:t>
      </w:r>
      <w:r>
        <w:t xml:space="preserve"> kg</w:t>
      </w:r>
    </w:p>
    <w:p w14:paraId="19758AED" w14:textId="22FF976B" w:rsidR="00AA2D0C" w:rsidRPr="00D8643B" w:rsidRDefault="00AA2D0C" w:rsidP="00AA2D0C">
      <w:pPr>
        <w:rPr>
          <w:b/>
          <w:bCs/>
          <w:i/>
          <w:iCs/>
          <w:sz w:val="24"/>
          <w:szCs w:val="24"/>
        </w:rPr>
      </w:pPr>
      <w:r w:rsidRPr="00D8643B">
        <w:rPr>
          <w:b/>
          <w:bCs/>
          <w:i/>
          <w:iCs/>
          <w:sz w:val="24"/>
          <w:szCs w:val="24"/>
        </w:rPr>
        <w:t>CALCULATIONS</w:t>
      </w:r>
    </w:p>
    <w:p w14:paraId="5E32CB9E" w14:textId="77777777" w:rsidR="00AA2D0C" w:rsidRDefault="00AA2D0C" w:rsidP="00AA2D0C">
      <w:r w:rsidRPr="00D8643B">
        <w:rPr>
          <w:b/>
          <w:bCs/>
        </w:rPr>
        <w:t>(b)</w:t>
      </w:r>
      <w:r>
        <w:t xml:space="preserve"> m = 1.008 g/mole</w:t>
      </w:r>
    </w:p>
    <w:p w14:paraId="5DBA4437" w14:textId="77777777" w:rsidR="00AA2D0C" w:rsidRDefault="00AA2D0C" w:rsidP="00AA2D0C">
      <w:r>
        <w:t>1.6×10⁻¹⁹ C charge has atoms of hydrogen = 1 atom</w:t>
      </w:r>
    </w:p>
    <w:p w14:paraId="4DD7C753" w14:textId="77777777" w:rsidR="00AA2D0C" w:rsidRDefault="00AA2D0C" w:rsidP="00AA2D0C">
      <w:r>
        <w:t>1 C charge has atoms of hydrogen = 1 / 1.6×10⁻¹⁹ = 6.25×10¹⁸ atoms</w:t>
      </w:r>
    </w:p>
    <w:p w14:paraId="0610B902" w14:textId="77777777" w:rsidR="00AA2D0C" w:rsidRDefault="00AA2D0C" w:rsidP="00AA2D0C">
      <w:r>
        <w:t>5.72 × 10¹³ C charge has atoms of hydrogen = 5.72 × 10¹³ / 1.6 × 10⁻¹⁹ = 3.57 × 10³²</w:t>
      </w:r>
    </w:p>
    <w:p w14:paraId="4A963009" w14:textId="77777777" w:rsidR="00AA2D0C" w:rsidRDefault="00AA2D0C" w:rsidP="00AA2D0C">
      <w:r>
        <w:t>6.02 × 10²³ atoms of hydrogen has mass = 1.008 g</w:t>
      </w:r>
    </w:p>
    <w:p w14:paraId="7EBD9D7A" w14:textId="77777777" w:rsidR="00AA2D0C" w:rsidRDefault="00AA2D0C" w:rsidP="00AA2D0C">
      <w:r>
        <w:t>1 atom of hydrogen has mass = 1.008 / 6.02 × 10²³</w:t>
      </w:r>
    </w:p>
    <w:p w14:paraId="4B4F4888" w14:textId="77777777" w:rsidR="00AA2D0C" w:rsidRDefault="00AA2D0C" w:rsidP="00AA2D0C">
      <w:r>
        <w:t>3.57 × 10³² atoms of hydrogen has mass = 3.57 × 10³² × 1.008 / 6.02 × 10²³ = 5.98 × 10⁸ g = 598 metric tons</w:t>
      </w:r>
    </w:p>
    <w:p w14:paraId="3B9E62F2" w14:textId="77777777" w:rsidR="00AA2D0C" w:rsidRDefault="00AA2D0C" w:rsidP="00B37488">
      <w:pPr>
        <w:pBdr>
          <w:bottom w:val="single" w:sz="2" w:space="1" w:color="auto"/>
        </w:pBdr>
      </w:pPr>
    </w:p>
    <w:p w14:paraId="225D54C7" w14:textId="2D1BD877" w:rsidR="00AA2D0C" w:rsidRPr="00D8643B" w:rsidRDefault="00AA2D0C" w:rsidP="00AA2D0C">
      <w:pPr>
        <w:rPr>
          <w:b/>
          <w:bCs/>
          <w:i/>
          <w:iCs/>
          <w:sz w:val="24"/>
          <w:szCs w:val="24"/>
        </w:rPr>
      </w:pPr>
      <w:r w:rsidRPr="00D8643B">
        <w:rPr>
          <w:b/>
          <w:bCs/>
          <w:i/>
          <w:iCs/>
          <w:sz w:val="24"/>
          <w:szCs w:val="24"/>
        </w:rPr>
        <w:t>P.18</w:t>
      </w:r>
    </w:p>
    <w:p w14:paraId="718A2304" w14:textId="77777777" w:rsidR="00AA2D0C" w:rsidRPr="00D8643B" w:rsidRDefault="00AA2D0C" w:rsidP="00AA2D0C">
      <w:pPr>
        <w:rPr>
          <w:b/>
          <w:bCs/>
          <w:i/>
          <w:iCs/>
          <w:sz w:val="24"/>
          <w:szCs w:val="24"/>
        </w:rPr>
      </w:pPr>
      <w:r w:rsidRPr="00D8643B">
        <w:rPr>
          <w:b/>
          <w:bCs/>
          <w:i/>
          <w:iCs/>
          <w:sz w:val="24"/>
          <w:szCs w:val="24"/>
        </w:rPr>
        <w:t>Identify the element X in the following reactions:</w:t>
      </w:r>
    </w:p>
    <w:p w14:paraId="5B6E50A7" w14:textId="073D60EE" w:rsidR="00AA2D0C" w:rsidRPr="00D8643B" w:rsidRDefault="00AA2D0C" w:rsidP="00AA2D0C">
      <w:pPr>
        <w:rPr>
          <w:b/>
          <w:bCs/>
          <w:i/>
          <w:iCs/>
          <w:sz w:val="24"/>
          <w:szCs w:val="24"/>
        </w:rPr>
      </w:pPr>
      <w:r w:rsidRPr="00D8643B">
        <w:rPr>
          <w:b/>
          <w:bCs/>
          <w:i/>
          <w:iCs/>
          <w:sz w:val="24"/>
          <w:szCs w:val="24"/>
        </w:rPr>
        <w:t>(a) ¹H¹ + ⁴Be⁹ → z</w:t>
      </w:r>
      <w:r w:rsidR="00134BAA">
        <w:rPr>
          <w:b/>
          <w:bCs/>
          <w:i/>
          <w:iCs/>
          <w:sz w:val="24"/>
          <w:szCs w:val="24"/>
        </w:rPr>
        <w:t xml:space="preserve"> </w:t>
      </w:r>
      <w:r w:rsidRPr="00D8643B">
        <w:rPr>
          <w:b/>
          <w:bCs/>
          <w:i/>
          <w:iCs/>
          <w:sz w:val="24"/>
          <w:szCs w:val="24"/>
        </w:rPr>
        <w:t>Xᴬ + ⁰n¹</w:t>
      </w:r>
    </w:p>
    <w:p w14:paraId="32190EC7" w14:textId="58BC3851" w:rsidR="00AA2D0C" w:rsidRPr="00D8643B" w:rsidRDefault="00AA2D0C" w:rsidP="00AA2D0C">
      <w:pPr>
        <w:rPr>
          <w:b/>
          <w:bCs/>
          <w:i/>
          <w:iCs/>
          <w:sz w:val="24"/>
          <w:szCs w:val="24"/>
        </w:rPr>
      </w:pPr>
      <w:r w:rsidRPr="00D8643B">
        <w:rPr>
          <w:b/>
          <w:bCs/>
          <w:i/>
          <w:iCs/>
          <w:sz w:val="24"/>
          <w:szCs w:val="24"/>
        </w:rPr>
        <w:t>(b) ¹C¹² + ¹H¹ → z</w:t>
      </w:r>
      <w:r w:rsidR="00134BAA">
        <w:rPr>
          <w:b/>
          <w:bCs/>
          <w:i/>
          <w:iCs/>
          <w:sz w:val="24"/>
          <w:szCs w:val="24"/>
        </w:rPr>
        <w:t xml:space="preserve"> </w:t>
      </w:r>
      <w:r w:rsidRPr="00D8643B">
        <w:rPr>
          <w:b/>
          <w:bCs/>
          <w:i/>
          <w:iCs/>
          <w:sz w:val="24"/>
          <w:szCs w:val="24"/>
        </w:rPr>
        <w:t>Xᴬ</w:t>
      </w:r>
    </w:p>
    <w:p w14:paraId="0658C8A8" w14:textId="47C95B8F" w:rsidR="00AA2D0C" w:rsidRPr="00D8643B" w:rsidRDefault="00AA2D0C" w:rsidP="00AA2D0C">
      <w:pPr>
        <w:rPr>
          <w:b/>
          <w:bCs/>
          <w:i/>
          <w:iCs/>
          <w:sz w:val="24"/>
          <w:szCs w:val="24"/>
        </w:rPr>
      </w:pPr>
      <w:r w:rsidRPr="00D8643B">
        <w:rPr>
          <w:b/>
          <w:bCs/>
          <w:i/>
          <w:iCs/>
          <w:sz w:val="24"/>
          <w:szCs w:val="24"/>
        </w:rPr>
        <w:t>(c) ⁷N¹⁵ + ¹H¹ → ⁴He⁴ + z</w:t>
      </w:r>
      <w:r w:rsidR="00134BAA">
        <w:rPr>
          <w:b/>
          <w:bCs/>
          <w:i/>
          <w:iCs/>
          <w:sz w:val="24"/>
          <w:szCs w:val="24"/>
        </w:rPr>
        <w:t xml:space="preserve"> </w:t>
      </w:r>
      <w:r w:rsidRPr="00D8643B">
        <w:rPr>
          <w:b/>
          <w:bCs/>
          <w:i/>
          <w:iCs/>
          <w:sz w:val="24"/>
          <w:szCs w:val="24"/>
        </w:rPr>
        <w:t>Xᴬ</w:t>
      </w:r>
    </w:p>
    <w:p w14:paraId="5424100E" w14:textId="498FC26E" w:rsidR="00AA2D0C" w:rsidRPr="00D8643B" w:rsidRDefault="00AA2D0C" w:rsidP="00AA2D0C">
      <w:pPr>
        <w:rPr>
          <w:b/>
          <w:bCs/>
          <w:i/>
          <w:iCs/>
          <w:sz w:val="24"/>
          <w:szCs w:val="24"/>
        </w:rPr>
      </w:pPr>
      <w:r w:rsidRPr="00D8643B">
        <w:rPr>
          <w:b/>
          <w:bCs/>
          <w:i/>
          <w:iCs/>
          <w:sz w:val="24"/>
          <w:szCs w:val="24"/>
        </w:rPr>
        <w:t>Sol.</w:t>
      </w:r>
    </w:p>
    <w:p w14:paraId="1BF56358" w14:textId="50AD6E15" w:rsidR="00AA2D0C" w:rsidRPr="00D8643B" w:rsidRDefault="00AA2D0C" w:rsidP="00AA2D0C">
      <w:pPr>
        <w:rPr>
          <w:b/>
          <w:bCs/>
          <w:i/>
          <w:iCs/>
          <w:sz w:val="24"/>
          <w:szCs w:val="24"/>
        </w:rPr>
      </w:pPr>
      <w:r w:rsidRPr="00D8643B">
        <w:rPr>
          <w:b/>
          <w:bCs/>
          <w:i/>
          <w:iCs/>
          <w:sz w:val="24"/>
          <w:szCs w:val="24"/>
        </w:rPr>
        <w:lastRenderedPageBreak/>
        <w:t>(a</w:t>
      </w:r>
      <w:r w:rsidR="006924F1">
        <w:rPr>
          <w:b/>
          <w:bCs/>
          <w:i/>
          <w:iCs/>
          <w:sz w:val="24"/>
          <w:szCs w:val="24"/>
        </w:rPr>
        <w:t xml:space="preserve">) </w:t>
      </w:r>
      <w:r w:rsidRPr="00D8643B">
        <w:rPr>
          <w:b/>
          <w:bCs/>
          <w:i/>
          <w:iCs/>
          <w:sz w:val="24"/>
          <w:szCs w:val="24"/>
        </w:rPr>
        <w:t>DATA</w:t>
      </w:r>
    </w:p>
    <w:p w14:paraId="2FF0EB01" w14:textId="12CA5884" w:rsidR="00AA2D0C" w:rsidRDefault="00AA2D0C" w:rsidP="00AA2D0C">
      <w:r>
        <w:rPr>
          <w:rFonts w:hint="eastAsia"/>
        </w:rPr>
        <w:t>¹</w:t>
      </w:r>
      <w:r>
        <w:t>H¹ + ⁴Be⁹ → z</w:t>
      </w:r>
      <w:r w:rsidR="00134BAA">
        <w:t xml:space="preserve"> </w:t>
      </w:r>
      <w:r>
        <w:t>Xᴬ + ⁰n¹</w:t>
      </w:r>
    </w:p>
    <w:p w14:paraId="48745C81" w14:textId="77777777" w:rsidR="00AA2D0C" w:rsidRPr="006924F1" w:rsidRDefault="00AA2D0C" w:rsidP="00AA2D0C">
      <w:pPr>
        <w:rPr>
          <w:b/>
          <w:bCs/>
          <w:i/>
          <w:iCs/>
          <w:sz w:val="24"/>
          <w:szCs w:val="24"/>
        </w:rPr>
      </w:pPr>
      <w:r w:rsidRPr="006924F1">
        <w:rPr>
          <w:b/>
          <w:bCs/>
          <w:i/>
          <w:iCs/>
          <w:sz w:val="24"/>
          <w:szCs w:val="24"/>
        </w:rPr>
        <w:t>CALCULATIONS</w:t>
      </w:r>
    </w:p>
    <w:p w14:paraId="330DA438" w14:textId="77777777" w:rsidR="00AA2D0C" w:rsidRDefault="00AA2D0C" w:rsidP="00E125A9">
      <w:pPr>
        <w:jc w:val="center"/>
      </w:pPr>
      <w:r>
        <w:t>1 + 9 = A + 1 → A = 9</w:t>
      </w:r>
    </w:p>
    <w:p w14:paraId="2D61CCA4" w14:textId="77777777" w:rsidR="00AA2D0C" w:rsidRDefault="00AA2D0C" w:rsidP="00E125A9">
      <w:pPr>
        <w:jc w:val="center"/>
      </w:pPr>
      <w:r>
        <w:t>For charge conservation: 1 + 4 = Z + 0 → Z = 5</w:t>
      </w:r>
    </w:p>
    <w:p w14:paraId="0B85AADF" w14:textId="77B27214" w:rsidR="00AA2D0C" w:rsidRDefault="00AA2D0C" w:rsidP="00E125A9">
      <w:pPr>
        <w:jc w:val="center"/>
      </w:pPr>
      <w:r>
        <w:t>So, z</w:t>
      </w:r>
      <w:r w:rsidR="00134BAA">
        <w:t xml:space="preserve"> </w:t>
      </w:r>
      <w:r>
        <w:t>Xᴬ = ⁵B¹⁰ (element is boron)</w:t>
      </w:r>
    </w:p>
    <w:p w14:paraId="14A8B771" w14:textId="13CF56F7" w:rsidR="00AA2D0C" w:rsidRDefault="00AA2D0C" w:rsidP="00AA2D0C">
      <w:r w:rsidRPr="006924F1">
        <w:rPr>
          <w:b/>
          <w:bCs/>
          <w:i/>
          <w:iCs/>
          <w:sz w:val="24"/>
          <w:szCs w:val="24"/>
        </w:rPr>
        <w:t>(b)</w:t>
      </w:r>
      <w:r w:rsidR="006924F1" w:rsidRPr="006924F1">
        <w:rPr>
          <w:sz w:val="24"/>
          <w:szCs w:val="24"/>
        </w:rPr>
        <w:t xml:space="preserve"> </w:t>
      </w:r>
      <w:r>
        <w:rPr>
          <w:rFonts w:hint="eastAsia"/>
        </w:rPr>
        <w:t>¹</w:t>
      </w:r>
      <w:r>
        <w:t>C¹² + ¹H¹ → z</w:t>
      </w:r>
      <w:r w:rsidR="00134BAA">
        <w:t xml:space="preserve"> </w:t>
      </w:r>
      <w:r>
        <w:t>Xᴬ</w:t>
      </w:r>
    </w:p>
    <w:p w14:paraId="27923368" w14:textId="77777777" w:rsidR="00AA2D0C" w:rsidRPr="006924F1" w:rsidRDefault="00AA2D0C" w:rsidP="00AA2D0C">
      <w:pPr>
        <w:rPr>
          <w:b/>
          <w:bCs/>
          <w:i/>
          <w:iCs/>
          <w:sz w:val="24"/>
          <w:szCs w:val="24"/>
        </w:rPr>
      </w:pPr>
      <w:r w:rsidRPr="006924F1">
        <w:rPr>
          <w:b/>
          <w:bCs/>
          <w:i/>
          <w:iCs/>
          <w:sz w:val="24"/>
          <w:szCs w:val="24"/>
        </w:rPr>
        <w:t>CALCULATIONS</w:t>
      </w:r>
    </w:p>
    <w:p w14:paraId="2ECAEFF4" w14:textId="77777777" w:rsidR="00AA2D0C" w:rsidRDefault="00AA2D0C" w:rsidP="00E125A9">
      <w:pPr>
        <w:jc w:val="center"/>
      </w:pPr>
      <w:r>
        <w:t>12 + 1 = A → A = 13</w:t>
      </w:r>
    </w:p>
    <w:p w14:paraId="3A642EF2" w14:textId="77777777" w:rsidR="00AA2D0C" w:rsidRDefault="00AA2D0C" w:rsidP="00E125A9">
      <w:pPr>
        <w:jc w:val="center"/>
      </w:pPr>
      <w:r>
        <w:t>For charge conservation: 6 + 1 = Z → Z = 7</w:t>
      </w:r>
    </w:p>
    <w:p w14:paraId="645562A8" w14:textId="1447F236" w:rsidR="00AA2D0C" w:rsidRDefault="00AA2D0C" w:rsidP="00E125A9">
      <w:pPr>
        <w:jc w:val="center"/>
      </w:pPr>
      <w:r>
        <w:t>So, z</w:t>
      </w:r>
      <w:r w:rsidR="00134BAA">
        <w:t xml:space="preserve"> </w:t>
      </w:r>
      <w:r>
        <w:t>Xᴬ = ⁷N¹³ (element is nitrogen)</w:t>
      </w:r>
    </w:p>
    <w:p w14:paraId="306A8007" w14:textId="2723C91A" w:rsidR="00AA2D0C" w:rsidRDefault="00AA2D0C" w:rsidP="00AA2D0C">
      <w:r w:rsidRPr="006924F1">
        <w:rPr>
          <w:b/>
          <w:bCs/>
          <w:i/>
          <w:iCs/>
          <w:sz w:val="24"/>
          <w:szCs w:val="24"/>
        </w:rPr>
        <w:t>(c)</w:t>
      </w:r>
      <w:r w:rsidR="006924F1" w:rsidRPr="006924F1">
        <w:rPr>
          <w:sz w:val="24"/>
          <w:szCs w:val="24"/>
        </w:rPr>
        <w:t xml:space="preserve"> </w:t>
      </w:r>
      <w:r>
        <w:t>⁷N¹⁵ + ¹H¹ → ⁴He⁴ + z</w:t>
      </w:r>
      <w:r w:rsidR="00134BAA">
        <w:t xml:space="preserve"> </w:t>
      </w:r>
      <w:r>
        <w:t>Xᴬ</w:t>
      </w:r>
    </w:p>
    <w:p w14:paraId="00BE5B4C" w14:textId="77777777" w:rsidR="00AA2D0C" w:rsidRPr="006924F1" w:rsidRDefault="00AA2D0C" w:rsidP="00AA2D0C">
      <w:pPr>
        <w:rPr>
          <w:b/>
          <w:bCs/>
          <w:i/>
          <w:iCs/>
          <w:sz w:val="24"/>
          <w:szCs w:val="24"/>
        </w:rPr>
      </w:pPr>
      <w:r w:rsidRPr="006924F1">
        <w:rPr>
          <w:b/>
          <w:bCs/>
          <w:i/>
          <w:iCs/>
          <w:sz w:val="24"/>
          <w:szCs w:val="24"/>
        </w:rPr>
        <w:t>CALCULATIONS</w:t>
      </w:r>
    </w:p>
    <w:p w14:paraId="21C1226A" w14:textId="77777777" w:rsidR="00AA2D0C" w:rsidRDefault="00AA2D0C" w:rsidP="00E125A9">
      <w:pPr>
        <w:jc w:val="center"/>
      </w:pPr>
      <w:r>
        <w:t>15 + 1 = 4 + A → A = 12</w:t>
      </w:r>
    </w:p>
    <w:p w14:paraId="09521201" w14:textId="77777777" w:rsidR="00AA2D0C" w:rsidRDefault="00AA2D0C" w:rsidP="00E125A9">
      <w:pPr>
        <w:jc w:val="center"/>
      </w:pPr>
      <w:r>
        <w:t>For charge conservation: 7 + 1 = 2 + Z → Z = 6</w:t>
      </w:r>
    </w:p>
    <w:p w14:paraId="2C897902" w14:textId="6104785E" w:rsidR="00AA2D0C" w:rsidRDefault="0057634C" w:rsidP="00E125A9">
      <w:pPr>
        <w:jc w:val="center"/>
      </w:pPr>
      <w:r>
        <w:t xml:space="preserve">z </w:t>
      </w:r>
      <w:r w:rsidR="00AA2D0C">
        <w:t>Xᴬ = ⁶C¹² (element is carbon)</w:t>
      </w:r>
    </w:p>
    <w:p w14:paraId="4CC7A815" w14:textId="77777777" w:rsidR="00AA2D0C" w:rsidRDefault="00AA2D0C" w:rsidP="00B37488">
      <w:pPr>
        <w:pBdr>
          <w:bottom w:val="single" w:sz="2" w:space="1" w:color="auto"/>
        </w:pBdr>
      </w:pPr>
    </w:p>
    <w:p w14:paraId="55DA1C14" w14:textId="66CFA83D" w:rsidR="00AA2D0C" w:rsidRPr="006924F1" w:rsidRDefault="00AA2D0C" w:rsidP="00AA2D0C">
      <w:pPr>
        <w:rPr>
          <w:b/>
          <w:bCs/>
          <w:i/>
          <w:iCs/>
          <w:sz w:val="24"/>
          <w:szCs w:val="24"/>
        </w:rPr>
      </w:pPr>
      <w:r w:rsidRPr="006924F1">
        <w:rPr>
          <w:b/>
          <w:bCs/>
          <w:i/>
          <w:iCs/>
          <w:sz w:val="24"/>
          <w:szCs w:val="24"/>
        </w:rPr>
        <w:t>P.19</w:t>
      </w:r>
    </w:p>
    <w:p w14:paraId="2B7413F1" w14:textId="77777777" w:rsidR="00AA2D0C" w:rsidRPr="006924F1" w:rsidRDefault="00AA2D0C" w:rsidP="00AA2D0C">
      <w:pPr>
        <w:rPr>
          <w:b/>
          <w:bCs/>
          <w:i/>
          <w:iCs/>
          <w:sz w:val="24"/>
          <w:szCs w:val="24"/>
        </w:rPr>
      </w:pPr>
      <w:r w:rsidRPr="006924F1">
        <w:rPr>
          <w:b/>
          <w:bCs/>
          <w:i/>
          <w:iCs/>
          <w:sz w:val="24"/>
          <w:szCs w:val="24"/>
        </w:rPr>
        <w:t>In radioactive decay of ₉₂U²³⁸, the center of emerging ₂He⁴ particle is at a certain instant 12 × 10⁻¹⁵ m from the center of residual ₉₀Th²³⁴ nucleus. At this instant:</w:t>
      </w:r>
    </w:p>
    <w:p w14:paraId="1F2DD4E0" w14:textId="77777777" w:rsidR="00AA2D0C" w:rsidRPr="006924F1" w:rsidRDefault="00AA2D0C" w:rsidP="00AA2D0C">
      <w:pPr>
        <w:rPr>
          <w:b/>
          <w:bCs/>
          <w:i/>
          <w:iCs/>
          <w:sz w:val="24"/>
          <w:szCs w:val="24"/>
        </w:rPr>
      </w:pPr>
      <w:r w:rsidRPr="006924F1">
        <w:rPr>
          <w:b/>
          <w:bCs/>
          <w:i/>
          <w:iCs/>
          <w:sz w:val="24"/>
          <w:szCs w:val="24"/>
        </w:rPr>
        <w:t>(a) What is the force on the ₂He⁴?</w:t>
      </w:r>
    </w:p>
    <w:p w14:paraId="3C4C646D" w14:textId="77777777" w:rsidR="00AA2D0C" w:rsidRPr="006924F1" w:rsidRDefault="00AA2D0C" w:rsidP="00AA2D0C">
      <w:pPr>
        <w:rPr>
          <w:b/>
          <w:bCs/>
          <w:i/>
          <w:iCs/>
          <w:sz w:val="24"/>
          <w:szCs w:val="24"/>
        </w:rPr>
      </w:pPr>
      <w:r w:rsidRPr="006924F1">
        <w:rPr>
          <w:b/>
          <w:bCs/>
          <w:i/>
          <w:iCs/>
          <w:sz w:val="24"/>
          <w:szCs w:val="24"/>
        </w:rPr>
        <w:t>(b) What is acceleration of ₂He⁴?</w:t>
      </w:r>
    </w:p>
    <w:p w14:paraId="59B57546" w14:textId="77777777" w:rsidR="00AA2D0C" w:rsidRPr="006924F1" w:rsidRDefault="00AA2D0C" w:rsidP="00AA2D0C">
      <w:pPr>
        <w:rPr>
          <w:b/>
          <w:bCs/>
          <w:i/>
          <w:iCs/>
          <w:sz w:val="24"/>
          <w:szCs w:val="24"/>
        </w:rPr>
      </w:pPr>
      <w:r w:rsidRPr="006924F1">
        <w:rPr>
          <w:b/>
          <w:bCs/>
          <w:i/>
          <w:iCs/>
          <w:sz w:val="24"/>
          <w:szCs w:val="24"/>
        </w:rPr>
        <w:t>Sol.</w:t>
      </w:r>
    </w:p>
    <w:p w14:paraId="2160E9CE" w14:textId="77777777" w:rsidR="00AA2D0C" w:rsidRPr="006924F1" w:rsidRDefault="00AA2D0C" w:rsidP="00AA2D0C">
      <w:pPr>
        <w:rPr>
          <w:b/>
          <w:bCs/>
          <w:i/>
          <w:iCs/>
          <w:sz w:val="24"/>
          <w:szCs w:val="24"/>
        </w:rPr>
      </w:pPr>
      <w:r w:rsidRPr="006924F1">
        <w:rPr>
          <w:b/>
          <w:bCs/>
          <w:i/>
          <w:iCs/>
          <w:sz w:val="24"/>
          <w:szCs w:val="24"/>
        </w:rPr>
        <w:t>DATA</w:t>
      </w:r>
    </w:p>
    <w:p w14:paraId="1DF6427A" w14:textId="77777777" w:rsidR="00AA2D0C" w:rsidRDefault="00AA2D0C" w:rsidP="00AA2D0C">
      <w:r>
        <w:t>q₁ = 2e = 2 × 1.6 × 10⁻¹⁹ C</w:t>
      </w:r>
    </w:p>
    <w:p w14:paraId="0B611678" w14:textId="77777777" w:rsidR="00AA2D0C" w:rsidRDefault="00AA2D0C" w:rsidP="00AA2D0C">
      <w:r>
        <w:t>q₂ = 90e = 90 × 1.6 × 10⁻¹⁹ C</w:t>
      </w:r>
    </w:p>
    <w:p w14:paraId="26A7AC66" w14:textId="77777777" w:rsidR="00AA2D0C" w:rsidRDefault="00AA2D0C" w:rsidP="00AA2D0C">
      <w:r>
        <w:t>r = 12 × 10⁻¹⁵ m</w:t>
      </w:r>
    </w:p>
    <w:p w14:paraId="143600FE" w14:textId="504B248B" w:rsidR="00AA2D0C" w:rsidRDefault="00AA2D0C" w:rsidP="00AA2D0C">
      <w:r>
        <w:t>m = 4.002 × 1.67 × 10⁻²⁷ kg</w:t>
      </w:r>
    </w:p>
    <w:p w14:paraId="45734612" w14:textId="137593B4" w:rsidR="00AA2D0C" w:rsidRPr="006924F1" w:rsidRDefault="00AA2D0C" w:rsidP="00AA2D0C">
      <w:pPr>
        <w:rPr>
          <w:b/>
          <w:bCs/>
          <w:i/>
          <w:iCs/>
          <w:sz w:val="24"/>
          <w:szCs w:val="24"/>
        </w:rPr>
      </w:pPr>
      <w:r w:rsidRPr="006924F1">
        <w:rPr>
          <w:b/>
          <w:bCs/>
          <w:i/>
          <w:iCs/>
          <w:sz w:val="24"/>
          <w:szCs w:val="24"/>
        </w:rPr>
        <w:t>CALCULATIONS</w:t>
      </w:r>
    </w:p>
    <w:p w14:paraId="3C2218B6" w14:textId="78B39181" w:rsidR="00AA2D0C" w:rsidRPr="006924F1" w:rsidRDefault="00AA2D0C" w:rsidP="0057634C">
      <w:pPr>
        <w:rPr>
          <w:b/>
          <w:bCs/>
          <w:i/>
          <w:iCs/>
          <w:sz w:val="24"/>
          <w:szCs w:val="24"/>
        </w:rPr>
      </w:pPr>
      <w:r w:rsidRPr="006924F1">
        <w:rPr>
          <w:b/>
          <w:bCs/>
          <w:i/>
          <w:iCs/>
          <w:sz w:val="24"/>
          <w:szCs w:val="24"/>
        </w:rPr>
        <w:t>(a)</w:t>
      </w:r>
      <w:r>
        <w:t xml:space="preserve"> </w:t>
      </w:r>
    </w:p>
    <w:p w14:paraId="71405A1F" w14:textId="187D1CB0" w:rsidR="004461D1" w:rsidRPr="001C6BE5" w:rsidRDefault="006B363B" w:rsidP="001C6BE5">
      <w:pPr>
        <w:jc w:val="center"/>
        <w:rPr>
          <w:i/>
          <w:iCs/>
          <w:sz w:val="56"/>
          <w:szCs w:val="56"/>
        </w:rPr>
      </w:pPr>
      <w:r w:rsidRPr="0058727B">
        <w:rPr>
          <w:b/>
          <w:bCs/>
          <w:i/>
          <w:iCs/>
          <w:sz w:val="56"/>
          <w:szCs w:val="56"/>
        </w:rPr>
        <w:lastRenderedPageBreak/>
        <w:t>Chapter 2 — ELECTRIC FIELD</w:t>
      </w:r>
    </w:p>
    <w:p w14:paraId="22042D28" w14:textId="3D26D383" w:rsidR="004461D1" w:rsidRDefault="0058727B" w:rsidP="00AA2D0C">
      <w:r>
        <w:rPr>
          <w:noProof/>
        </w:rPr>
        <mc:AlternateContent>
          <mc:Choice Requires="wps">
            <w:drawing>
              <wp:anchor distT="0" distB="0" distL="114300" distR="114300" simplePos="0" relativeHeight="251658252" behindDoc="0" locked="0" layoutInCell="1" allowOverlap="1" wp14:anchorId="370EA72D" wp14:editId="158D1D56">
                <wp:simplePos x="0" y="0"/>
                <wp:positionH relativeFrom="margin">
                  <wp:align>right</wp:align>
                </wp:positionH>
                <wp:positionV relativeFrom="paragraph">
                  <wp:posOffset>6350</wp:posOffset>
                </wp:positionV>
                <wp:extent cx="6838950" cy="476250"/>
                <wp:effectExtent l="0" t="0" r="19050" b="19050"/>
                <wp:wrapNone/>
                <wp:docPr id="271857613" name="Scroll: Horizontal 60"/>
                <wp:cNvGraphicFramePr/>
                <a:graphic xmlns:a="http://schemas.openxmlformats.org/drawingml/2006/main">
                  <a:graphicData uri="http://schemas.microsoft.com/office/word/2010/wordprocessingShape">
                    <wps:wsp>
                      <wps:cNvSpPr/>
                      <wps:spPr>
                        <a:xfrm>
                          <a:off x="0" y="0"/>
                          <a:ext cx="6838950" cy="4762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354DEF" w14:textId="77777777" w:rsidR="006B363B" w:rsidRPr="006B363B" w:rsidRDefault="006B363B" w:rsidP="006B363B">
                            <w:pPr>
                              <w:jc w:val="center"/>
                              <w:rPr>
                                <w:b/>
                                <w:bCs/>
                                <w:i/>
                                <w:iCs/>
                                <w:sz w:val="28"/>
                                <w:szCs w:val="28"/>
                              </w:rPr>
                            </w:pPr>
                            <w:r w:rsidRPr="006B363B">
                              <w:rPr>
                                <w:b/>
                                <w:bCs/>
                                <w:i/>
                                <w:iCs/>
                                <w:sz w:val="28"/>
                                <w:szCs w:val="28"/>
                              </w:rPr>
                              <w:t>Q.1 Define and explain electric field in detail?</w:t>
                            </w:r>
                          </w:p>
                          <w:p w14:paraId="464A4723" w14:textId="77777777" w:rsidR="006B363B" w:rsidRDefault="006B363B" w:rsidP="006B36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0EA72D" id="Scroll: Horizontal 60" o:spid="_x0000_s1036" type="#_x0000_t98" style="position:absolute;margin-left:487.3pt;margin-top:.5pt;width:538.5pt;height:37.5pt;z-index:25165825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" fillcolor="black [3213]" strokecolor="#09101d [484]" strokeweight="1pt">
                <v:stroke joinstyle="miter"/>
                <v:textbox>
                  <w:txbxContent>
                    <w:p w14:paraId="20354DEF" w14:textId="77777777" w:rsidR="006B363B" w:rsidRPr="006B363B" w:rsidRDefault="006B363B" w:rsidP="006B363B">
                      <w:pPr>
                        <w:jc w:val="center"/>
                        <w:rPr>
                          <w:b/>
                          <w:bCs/>
                          <w:i/>
                          <w:iCs/>
                          <w:sz w:val="28"/>
                          <w:szCs w:val="28"/>
                        </w:rPr>
                      </w:pPr>
                      <w:r w:rsidRPr="006B363B">
                        <w:rPr>
                          <w:b/>
                          <w:bCs/>
                          <w:i/>
                          <w:iCs/>
                          <w:sz w:val="28"/>
                          <w:szCs w:val="28"/>
                        </w:rPr>
                        <w:t>Q.1 Define and explain electric field in detail?</w:t>
                      </w:r>
                    </w:p>
                    <w:p w14:paraId="464A4723" w14:textId="77777777" w:rsidR="006B363B" w:rsidRDefault="006B363B" w:rsidP="006B363B">
                      <w:pPr>
                        <w:jc w:val="center"/>
                      </w:pPr>
                    </w:p>
                  </w:txbxContent>
                </v:textbox>
                <w10:wrap anchorx="margin"/>
              </v:shape>
            </w:pict>
          </mc:Fallback>
        </mc:AlternateContent>
      </w:r>
    </w:p>
    <w:p w14:paraId="3784F43C" w14:textId="77777777" w:rsidR="001C6BE5" w:rsidRDefault="001C6BE5" w:rsidP="00AA2D0C">
      <w:pPr>
        <w:rPr>
          <w:b/>
          <w:bCs/>
          <w:sz w:val="56"/>
          <w:szCs w:val="56"/>
        </w:rPr>
      </w:pPr>
    </w:p>
    <w:p w14:paraId="03C36853" w14:textId="4BE1FBC8" w:rsidR="00AA2D0C" w:rsidRPr="00AA2D0C" w:rsidRDefault="00AA2D0C" w:rsidP="00AA2D0C">
      <w:pPr>
        <w:rPr>
          <w:b/>
          <w:bCs/>
          <w:i/>
          <w:iCs/>
          <w:sz w:val="24"/>
          <w:szCs w:val="24"/>
        </w:rPr>
      </w:pPr>
      <w:r w:rsidRPr="00AA2D0C">
        <w:rPr>
          <w:b/>
          <w:bCs/>
          <w:i/>
          <w:iCs/>
          <w:sz w:val="24"/>
          <w:szCs w:val="24"/>
        </w:rPr>
        <w:t>ELECTRIC FIELD</w:t>
      </w:r>
    </w:p>
    <w:p w14:paraId="7A85DEF6" w14:textId="77777777" w:rsidR="00AA2D0C" w:rsidRPr="00AA2D0C" w:rsidRDefault="00AA2D0C" w:rsidP="00AA2D0C">
      <w:pPr>
        <w:rPr>
          <w:b/>
          <w:bCs/>
          <w:i/>
          <w:iCs/>
        </w:rPr>
      </w:pPr>
      <w:r w:rsidRPr="00AA2D0C">
        <w:rPr>
          <w:b/>
          <w:bCs/>
          <w:i/>
          <w:iCs/>
        </w:rPr>
        <w:t>The space or region around a charge in which attraction or repulsion with other charges takes place is called electric field.</w:t>
      </w:r>
    </w:p>
    <w:p w14:paraId="7CC78703" w14:textId="77777777" w:rsidR="00AA2D0C" w:rsidRDefault="00AA2D0C" w:rsidP="00AA2D0C">
      <w:r>
        <w:t>The charge produces electric field which is denoted by dots. The density of dots is proportional to the strength of electric field. The presence of field is tested by test charge. The test charge is generally +q₀.</w:t>
      </w:r>
    </w:p>
    <w:p w14:paraId="0D9383D7" w14:textId="77777777" w:rsidR="00AA2D0C" w:rsidRDefault="00AA2D0C" w:rsidP="00AA2D0C">
      <w:r>
        <w:t>Consider a charge q which produces an electric field. The electric field of charge q interacts with test charge q₀ and gives rise to electric force. The electric force per unit test charge is called electric field intensity.</w:t>
      </w:r>
    </w:p>
    <w:p w14:paraId="6F358B6C" w14:textId="7296885C" w:rsidR="00AA2D0C" w:rsidRPr="003A038A" w:rsidRDefault="00AA2D0C" w:rsidP="003A038A">
      <w:pPr>
        <w:jc w:val="center"/>
        <w:rPr>
          <w:b/>
          <w:bCs/>
        </w:rPr>
      </w:pPr>
      <w:r w:rsidRPr="003A038A">
        <w:rPr>
          <w:b/>
          <w:bCs/>
        </w:rPr>
        <w:t>E = F</w:t>
      </w:r>
      <w:r w:rsidR="003A038A">
        <w:rPr>
          <w:b/>
          <w:bCs/>
        </w:rPr>
        <w:t>/</w:t>
      </w:r>
      <w:r w:rsidRPr="003A038A">
        <w:rPr>
          <w:b/>
          <w:bCs/>
        </w:rPr>
        <w:t>q₀</w:t>
      </w:r>
    </w:p>
    <w:p w14:paraId="7432908A" w14:textId="77777777" w:rsidR="00AA2D0C" w:rsidRPr="00AA2D0C" w:rsidRDefault="00AA2D0C" w:rsidP="00AA2D0C">
      <w:pPr>
        <w:rPr>
          <w:b/>
          <w:bCs/>
          <w:i/>
          <w:iCs/>
        </w:rPr>
      </w:pPr>
      <w:r w:rsidRPr="00AA2D0C">
        <w:rPr>
          <w:b/>
          <w:bCs/>
          <w:i/>
          <w:iCs/>
        </w:rPr>
        <w:t>DIRECTION OF ELECTRIC FIELD LINES</w:t>
      </w:r>
    </w:p>
    <w:p w14:paraId="52DFE3F6" w14:textId="77777777" w:rsidR="00AA2D0C" w:rsidRDefault="00AA2D0C" w:rsidP="00206D0B">
      <w:pPr>
        <w:pStyle w:val="ListParagraph"/>
        <w:numPr>
          <w:ilvl w:val="0"/>
          <w:numId w:val="38"/>
        </w:numPr>
      </w:pPr>
      <w:r>
        <w:t>The electric field is a vector quantity and electric field lines give its direction.</w:t>
      </w:r>
    </w:p>
    <w:p w14:paraId="72392882" w14:textId="77777777" w:rsidR="00AA2D0C" w:rsidRDefault="00AA2D0C" w:rsidP="00206D0B">
      <w:pPr>
        <w:pStyle w:val="ListParagraph"/>
        <w:numPr>
          <w:ilvl w:val="0"/>
          <w:numId w:val="38"/>
        </w:numPr>
      </w:pPr>
      <w:r>
        <w:t>The electric field lines come out from positive charge and enter into negative charge.</w:t>
      </w:r>
    </w:p>
    <w:p w14:paraId="15D402C2" w14:textId="4804E842" w:rsidR="00AA2D0C" w:rsidRDefault="00AA2D0C" w:rsidP="00206D0B">
      <w:pPr>
        <w:pStyle w:val="ListParagraph"/>
        <w:numPr>
          <w:ilvl w:val="0"/>
          <w:numId w:val="38"/>
        </w:numPr>
      </w:pPr>
      <w:r>
        <w:t>The two electric field lines never cross each other.</w:t>
      </w:r>
    </w:p>
    <w:p w14:paraId="017A85F3" w14:textId="6591CBB2" w:rsidR="00AA2D0C" w:rsidRDefault="00351F93" w:rsidP="00AA2D0C">
      <w:r>
        <w:rPr>
          <w:noProof/>
        </w:rPr>
        <mc:AlternateContent>
          <mc:Choice Requires="wps">
            <w:drawing>
              <wp:anchor distT="0" distB="0" distL="114300" distR="114300" simplePos="0" relativeHeight="251658253" behindDoc="0" locked="0" layoutInCell="1" allowOverlap="1" wp14:anchorId="03327CC9" wp14:editId="2540675F">
                <wp:simplePos x="0" y="0"/>
                <wp:positionH relativeFrom="margin">
                  <wp:align>left</wp:align>
                </wp:positionH>
                <wp:positionV relativeFrom="paragraph">
                  <wp:posOffset>286385</wp:posOffset>
                </wp:positionV>
                <wp:extent cx="6638925" cy="590550"/>
                <wp:effectExtent l="0" t="0" r="28575" b="19050"/>
                <wp:wrapNone/>
                <wp:docPr id="193017672" name="Scroll: Horizontal 61"/>
                <wp:cNvGraphicFramePr/>
                <a:graphic xmlns:a="http://schemas.openxmlformats.org/drawingml/2006/main">
                  <a:graphicData uri="http://schemas.microsoft.com/office/word/2010/wordprocessingShape">
                    <wps:wsp>
                      <wps:cNvSpPr/>
                      <wps:spPr>
                        <a:xfrm>
                          <a:off x="0" y="0"/>
                          <a:ext cx="6638925"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C3CDDB" w14:textId="77777777" w:rsidR="00351F93" w:rsidRPr="00351F93" w:rsidRDefault="00351F93" w:rsidP="00351F93">
                            <w:pPr>
                              <w:jc w:val="center"/>
                              <w:rPr>
                                <w:b/>
                                <w:bCs/>
                                <w:i/>
                                <w:iCs/>
                              </w:rPr>
                            </w:pPr>
                            <w:r w:rsidRPr="00351F93">
                              <w:rPr>
                                <w:b/>
                                <w:bCs/>
                                <w:i/>
                                <w:iCs/>
                              </w:rPr>
                              <w:t>Q.2 What are electric field lines of force? How are these lines drawn? Write their properties?</w:t>
                            </w:r>
                          </w:p>
                          <w:p w14:paraId="1D96593B" w14:textId="77777777" w:rsidR="00351F93" w:rsidRDefault="00351F93" w:rsidP="00351F9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3327CC9" id="Scroll: Horizontal 61" o:spid="_x0000_s1037" type="#_x0000_t98" style="position:absolute;margin-left:0;margin-top:22.55pt;width:522.75pt;height:46.5pt;z-index:251658253;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" fillcolor="black [3213]" strokecolor="#09101d [484]" strokeweight="1pt">
                <v:stroke joinstyle="miter"/>
                <v:textbox>
                  <w:txbxContent>
                    <w:p w14:paraId="47C3CDDB" w14:textId="77777777" w:rsidR="00351F93" w:rsidRPr="00351F93" w:rsidRDefault="00351F93" w:rsidP="00351F93">
                      <w:pPr>
                        <w:jc w:val="center"/>
                        <w:rPr>
                          <w:b/>
                          <w:bCs/>
                          <w:i/>
                          <w:iCs/>
                        </w:rPr>
                      </w:pPr>
                      <w:r w:rsidRPr="00351F93">
                        <w:rPr>
                          <w:b/>
                          <w:bCs/>
                          <w:i/>
                          <w:iCs/>
                        </w:rPr>
                        <w:t>Q.2 What are electric field lines of force? How are these lines drawn? Write their properties?</w:t>
                      </w:r>
                    </w:p>
                    <w:p w14:paraId="1D96593B" w14:textId="77777777" w:rsidR="00351F93" w:rsidRDefault="00351F93" w:rsidP="00351F93">
                      <w:pPr>
                        <w:jc w:val="center"/>
                      </w:pPr>
                    </w:p>
                  </w:txbxContent>
                </v:textbox>
                <w10:wrap anchorx="margin"/>
              </v:shape>
            </w:pict>
          </mc:Fallback>
        </mc:AlternateContent>
      </w:r>
      <w:r w:rsidR="00AA2D0C">
        <w:t>UNIT: The SI unit of electric field is N/C or V/m.</w:t>
      </w:r>
    </w:p>
    <w:p w14:paraId="54717AF7" w14:textId="71159F6B" w:rsidR="00AA2D0C" w:rsidRDefault="00AA2D0C" w:rsidP="00AA2D0C"/>
    <w:p w14:paraId="136E776A" w14:textId="77777777" w:rsidR="0058727B" w:rsidRDefault="0058727B" w:rsidP="00AA2D0C"/>
    <w:p w14:paraId="0B4D0AA3" w14:textId="2D3989F6" w:rsidR="00AA2D0C" w:rsidRPr="008478A8" w:rsidRDefault="00AA2D0C" w:rsidP="00AA2D0C">
      <w:pPr>
        <w:rPr>
          <w:b/>
          <w:bCs/>
          <w:i/>
          <w:iCs/>
          <w:sz w:val="24"/>
          <w:szCs w:val="24"/>
        </w:rPr>
      </w:pPr>
      <w:r w:rsidRPr="008478A8">
        <w:rPr>
          <w:b/>
          <w:bCs/>
          <w:i/>
          <w:iCs/>
          <w:sz w:val="24"/>
          <w:szCs w:val="24"/>
        </w:rPr>
        <w:t>ELECTRIC FIELD LINES</w:t>
      </w:r>
    </w:p>
    <w:p w14:paraId="58F5D1C4" w14:textId="77777777" w:rsidR="00972018" w:rsidRDefault="00AA2D0C" w:rsidP="00AA2D0C">
      <w:r>
        <w:t xml:space="preserve">The electric field lines are a map which provides information about the direction and strength of electric field at various places. </w:t>
      </w:r>
    </w:p>
    <w:p w14:paraId="259DCBAF" w14:textId="5C8E44E4" w:rsidR="00AA2D0C" w:rsidRDefault="00AA2D0C" w:rsidP="00206D0B">
      <w:pPr>
        <w:pStyle w:val="ListParagraph"/>
        <w:numPr>
          <w:ilvl w:val="0"/>
          <w:numId w:val="21"/>
        </w:numPr>
      </w:pPr>
      <w:r>
        <w:t>The concept of electric field lines was introduced by Faraday.</w:t>
      </w:r>
    </w:p>
    <w:p w14:paraId="3F7FB9BA" w14:textId="18627C4E" w:rsidR="00AA2D0C" w:rsidRDefault="00AA2D0C" w:rsidP="00AA2D0C">
      <w:r>
        <w:t>Consider a +q charge placed at the cent</w:t>
      </w:r>
      <w:r w:rsidR="00B974E7">
        <w:t>er</w:t>
      </w:r>
      <w:r>
        <w:t xml:space="preserve"> of a sphere. Now +q₀ test charge placed at any point on the surface of sphere is repelled outward in radial direction.</w:t>
      </w:r>
      <w:r w:rsidR="0007286A">
        <w:t xml:space="preserve"> </w:t>
      </w:r>
      <w:r>
        <w:t>Hence, electric field lines come out from positive.</w:t>
      </w:r>
    </w:p>
    <w:p w14:paraId="2204E964" w14:textId="77777777" w:rsidR="00AA2D0C" w:rsidRPr="0067382B" w:rsidRDefault="00AA2D0C" w:rsidP="0067382B">
      <w:pPr>
        <w:jc w:val="center"/>
        <w:rPr>
          <w:b/>
          <w:bCs/>
          <w:i/>
          <w:iCs/>
        </w:rPr>
      </w:pPr>
      <w:r w:rsidRPr="0067382B">
        <w:rPr>
          <w:b/>
          <w:bCs/>
          <w:i/>
          <w:iCs/>
        </w:rPr>
        <w:t>(Illustration showing field lines radiating outward from +q)</w:t>
      </w:r>
    </w:p>
    <w:p w14:paraId="317A6C7B" w14:textId="2D678944" w:rsidR="00AA2D0C" w:rsidRDefault="00AA2D0C" w:rsidP="00AA2D0C">
      <w:r>
        <w:t>Now place −q charge at the cent</w:t>
      </w:r>
      <w:r w:rsidR="00B974E7">
        <w:t>er</w:t>
      </w:r>
      <w:r>
        <w:t xml:space="preserve"> of sphere. The test +q₀ is placed at any point on the surface of sphere is attracted towards negative charge. Hence, electric field lines are radial and will enter into negative charge as shown in figure.</w:t>
      </w:r>
    </w:p>
    <w:p w14:paraId="40A08BA4" w14:textId="77777777" w:rsidR="00AA2D0C" w:rsidRPr="0067382B" w:rsidRDefault="00AA2D0C" w:rsidP="0067382B">
      <w:pPr>
        <w:jc w:val="center"/>
        <w:rPr>
          <w:b/>
          <w:bCs/>
          <w:i/>
          <w:iCs/>
        </w:rPr>
      </w:pPr>
      <w:r w:rsidRPr="0067382B">
        <w:rPr>
          <w:b/>
          <w:bCs/>
          <w:i/>
          <w:iCs/>
        </w:rPr>
        <w:t>(Illustration showing field lines directed inward to −q)</w:t>
      </w:r>
    </w:p>
    <w:p w14:paraId="6A19EE10" w14:textId="77777777" w:rsidR="00AA2D0C" w:rsidRDefault="00AA2D0C" w:rsidP="00206D0B">
      <w:pPr>
        <w:pStyle w:val="ListParagraph"/>
        <w:numPr>
          <w:ilvl w:val="0"/>
          <w:numId w:val="17"/>
        </w:numPr>
      </w:pPr>
      <w:r>
        <w:t>The map of electric field lines also provides information about the strength of electric field. The field is stronger near the charge where field lines are closer to each other.</w:t>
      </w:r>
    </w:p>
    <w:p w14:paraId="7FCED3B2" w14:textId="77777777" w:rsidR="00AA2D0C" w:rsidRDefault="00AA2D0C" w:rsidP="00206D0B">
      <w:pPr>
        <w:pStyle w:val="ListParagraph"/>
        <w:numPr>
          <w:ilvl w:val="0"/>
          <w:numId w:val="17"/>
        </w:numPr>
      </w:pPr>
      <w:r>
        <w:t>The field lines away from charge spread out and indicate a continuous decrease in the field strength.</w:t>
      </w:r>
    </w:p>
    <w:p w14:paraId="3C9C457B" w14:textId="77777777" w:rsidR="00AA2D0C" w:rsidRDefault="00AA2D0C" w:rsidP="00206D0B">
      <w:pPr>
        <w:pStyle w:val="ListParagraph"/>
        <w:numPr>
          <w:ilvl w:val="0"/>
          <w:numId w:val="17"/>
        </w:numPr>
      </w:pPr>
      <w:r>
        <w:t>The number of lines per unit area passing perpendicularly through an area is proportional to the magnitude of the electric field.</w:t>
      </w:r>
    </w:p>
    <w:p w14:paraId="5222563A" w14:textId="77777777" w:rsidR="00AA2D0C" w:rsidRPr="008478A8" w:rsidRDefault="00AA2D0C" w:rsidP="00206D0B">
      <w:pPr>
        <w:pStyle w:val="ListParagraph"/>
        <w:numPr>
          <w:ilvl w:val="0"/>
          <w:numId w:val="17"/>
        </w:numPr>
        <w:rPr>
          <w:b/>
          <w:bCs/>
          <w:i/>
          <w:iCs/>
        </w:rPr>
      </w:pPr>
      <w:r>
        <w:lastRenderedPageBreak/>
        <w:t xml:space="preserve">The electric field lines associated with two identical positive charges are curved and seem to repel each other. The middle region shows zero field location called </w:t>
      </w:r>
      <w:r w:rsidRPr="008478A8">
        <w:rPr>
          <w:b/>
          <w:bCs/>
          <w:i/>
          <w:iCs/>
        </w:rPr>
        <w:t>neutral zone.</w:t>
      </w:r>
    </w:p>
    <w:p w14:paraId="0A52C10C" w14:textId="77777777" w:rsidR="00AA2D0C" w:rsidRDefault="00AA2D0C" w:rsidP="00206D0B">
      <w:pPr>
        <w:pStyle w:val="ListParagraph"/>
        <w:numPr>
          <w:ilvl w:val="0"/>
          <w:numId w:val="17"/>
        </w:numPr>
      </w:pPr>
      <w:r>
        <w:t>The behavior of electric field lines of two identical negative charges is also exactly same. The field lines are curved which enter into negative charge. The middle region shows zero field location called neutral zone.</w:t>
      </w:r>
    </w:p>
    <w:p w14:paraId="3ACCA298" w14:textId="5F2D79AB" w:rsidR="00AA2D0C" w:rsidRDefault="00AA2D0C" w:rsidP="00AA2D0C">
      <w:r>
        <w:t>The directions of resultant intensities are given by the tangents drawn to the field lines at particular points.</w:t>
      </w:r>
      <w:r w:rsidR="00D30F68">
        <w:t xml:space="preserve"> </w:t>
      </w:r>
      <w:r>
        <w:t>The electric field lines between two oppositely charged plates are shown in figure.</w:t>
      </w:r>
      <w:r w:rsidR="00D30F68">
        <w:t xml:space="preserve"> </w:t>
      </w:r>
      <w:r>
        <w:t xml:space="preserve">The middle region where field lines are parallel and equally spaced and same number of lines passing per unit area is called </w:t>
      </w:r>
      <w:r w:rsidRPr="008478A8">
        <w:rPr>
          <w:b/>
          <w:bCs/>
          <w:i/>
          <w:iCs/>
        </w:rPr>
        <w:t>uniform field</w:t>
      </w:r>
      <w:r>
        <w:t>.</w:t>
      </w:r>
    </w:p>
    <w:p w14:paraId="5C70FF87" w14:textId="5D139107" w:rsidR="00AA2D0C" w:rsidRPr="00EC70C8" w:rsidRDefault="00AA2D0C" w:rsidP="00AA2D0C">
      <w:pPr>
        <w:rPr>
          <w:b/>
          <w:bCs/>
          <w:i/>
          <w:iCs/>
          <w:sz w:val="24"/>
          <w:szCs w:val="24"/>
        </w:rPr>
      </w:pPr>
      <w:r w:rsidRPr="008478A8">
        <w:rPr>
          <w:b/>
          <w:bCs/>
          <w:i/>
          <w:iCs/>
          <w:sz w:val="24"/>
          <w:szCs w:val="24"/>
        </w:rPr>
        <w:t>PROPERTIES OF ELECTRIC FIELD LINES</w:t>
      </w:r>
    </w:p>
    <w:p w14:paraId="255EFA26" w14:textId="3AA35153" w:rsidR="00AA2D0C" w:rsidRDefault="00AA2D0C" w:rsidP="00EC70C8">
      <w:pPr>
        <w:pStyle w:val="ListParagraph"/>
      </w:pPr>
      <w:r>
        <w:t>The properties of electric field lines are as under:</w:t>
      </w:r>
    </w:p>
    <w:p w14:paraId="47AF4E5C" w14:textId="77777777" w:rsidR="00AA2D0C" w:rsidRDefault="00AA2D0C" w:rsidP="00206D0B">
      <w:pPr>
        <w:pStyle w:val="ListParagraph"/>
        <w:numPr>
          <w:ilvl w:val="0"/>
          <w:numId w:val="14"/>
        </w:numPr>
      </w:pPr>
      <w:r>
        <w:t>The electric field lines originate from positive charges and terminate on negative charges.</w:t>
      </w:r>
    </w:p>
    <w:p w14:paraId="2B5DEEFF" w14:textId="77777777" w:rsidR="00AA2D0C" w:rsidRDefault="00AA2D0C" w:rsidP="00206D0B">
      <w:pPr>
        <w:pStyle w:val="ListParagraph"/>
        <w:numPr>
          <w:ilvl w:val="0"/>
          <w:numId w:val="14"/>
        </w:numPr>
      </w:pPr>
      <w:r>
        <w:t>The tangent to an electric field line at any point gives the direction of the electric field at that point.</w:t>
      </w:r>
    </w:p>
    <w:p w14:paraId="4DA682BB" w14:textId="77777777" w:rsidR="00AA2D0C" w:rsidRDefault="00AA2D0C" w:rsidP="00206D0B">
      <w:pPr>
        <w:pStyle w:val="ListParagraph"/>
        <w:numPr>
          <w:ilvl w:val="0"/>
          <w:numId w:val="14"/>
        </w:numPr>
      </w:pPr>
      <w:r>
        <w:t>The electric lines are closer where the electric field is strong.</w:t>
      </w:r>
    </w:p>
    <w:p w14:paraId="07F20E76" w14:textId="77777777" w:rsidR="00AA2D0C" w:rsidRDefault="00AA2D0C" w:rsidP="00206D0B">
      <w:pPr>
        <w:pStyle w:val="ListParagraph"/>
        <w:numPr>
          <w:ilvl w:val="0"/>
          <w:numId w:val="14"/>
        </w:numPr>
      </w:pPr>
      <w:r>
        <w:t>The electric lines are farther apart where the electric field is weak.</w:t>
      </w:r>
    </w:p>
    <w:p w14:paraId="6C218621" w14:textId="7BAF7705" w:rsidR="00AA2D0C" w:rsidRDefault="00065560" w:rsidP="00206D0B">
      <w:pPr>
        <w:pStyle w:val="ListParagraph"/>
        <w:numPr>
          <w:ilvl w:val="0"/>
          <w:numId w:val="14"/>
        </w:numPr>
      </w:pPr>
      <w:r>
        <w:rPr>
          <w:b/>
          <w:bCs/>
          <w:i/>
          <w:iCs/>
          <w:noProof/>
          <w:sz w:val="24"/>
          <w:szCs w:val="24"/>
        </w:rPr>
        <mc:AlternateContent>
          <mc:Choice Requires="wps">
            <w:drawing>
              <wp:anchor distT="0" distB="0" distL="114300" distR="114300" simplePos="0" relativeHeight="251658254" behindDoc="0" locked="0" layoutInCell="1" allowOverlap="1" wp14:anchorId="1D90765F" wp14:editId="60248B7E">
                <wp:simplePos x="0" y="0"/>
                <wp:positionH relativeFrom="margin">
                  <wp:align>left</wp:align>
                </wp:positionH>
                <wp:positionV relativeFrom="paragraph">
                  <wp:posOffset>334645</wp:posOffset>
                </wp:positionV>
                <wp:extent cx="6686550" cy="514350"/>
                <wp:effectExtent l="0" t="0" r="19050" b="19050"/>
                <wp:wrapNone/>
                <wp:docPr id="1025746232" name="Scroll: Horizontal 62"/>
                <wp:cNvGraphicFramePr/>
                <a:graphic xmlns:a="http://schemas.openxmlformats.org/drawingml/2006/main">
                  <a:graphicData uri="http://schemas.microsoft.com/office/word/2010/wordprocessingShape">
                    <wps:wsp>
                      <wps:cNvSpPr/>
                      <wps:spPr>
                        <a:xfrm>
                          <a:off x="0" y="0"/>
                          <a:ext cx="6686550" cy="5143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42440C" w14:textId="12B3634A" w:rsidR="00065560" w:rsidRPr="00065560" w:rsidRDefault="00065560" w:rsidP="00065560">
                            <w:pPr>
                              <w:jc w:val="center"/>
                              <w:rPr>
                                <w:b/>
                                <w:bCs/>
                                <w:i/>
                                <w:iCs/>
                                <w:sz w:val="28"/>
                                <w:szCs w:val="28"/>
                              </w:rPr>
                            </w:pPr>
                            <w:r w:rsidRPr="00065560">
                              <w:rPr>
                                <w:b/>
                                <w:bCs/>
                                <w:i/>
                                <w:iCs/>
                                <w:sz w:val="28"/>
                                <w:szCs w:val="28"/>
                              </w:rPr>
                              <w:t>Q.3 Calculate electric field due to point charge and due to n-point charges?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90765F" id="Scroll: Horizontal 62" o:spid="_x0000_s1038" type="#_x0000_t98" style="position:absolute;left:0;text-align:left;margin-left:0;margin-top:26.35pt;width:526.5pt;height:40.5pt;z-index:25165825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" fillcolor="black [3213]" strokecolor="#09101d [484]" strokeweight="1pt">
                <v:stroke joinstyle="miter"/>
                <v:textbox>
                  <w:txbxContent>
                    <w:p w14:paraId="4A42440C" w14:textId="12B3634A" w:rsidR="00065560" w:rsidRPr="00065560" w:rsidRDefault="00065560" w:rsidP="00065560">
                      <w:pPr>
                        <w:jc w:val="center"/>
                        <w:rPr>
                          <w:b/>
                          <w:bCs/>
                          <w:i/>
                          <w:iCs/>
                          <w:sz w:val="28"/>
                          <w:szCs w:val="28"/>
                        </w:rPr>
                      </w:pPr>
                      <w:r w:rsidRPr="00065560">
                        <w:rPr>
                          <w:b/>
                          <w:bCs/>
                          <w:i/>
                          <w:iCs/>
                          <w:sz w:val="28"/>
                          <w:szCs w:val="28"/>
                        </w:rPr>
                        <w:t>Q.3 Calculate electric field due to point charge and due to n-point charges?</w:t>
                      </w:r>
                    </w:p>
                  </w:txbxContent>
                </v:textbox>
                <w10:wrap anchorx="margin"/>
              </v:shape>
            </w:pict>
          </mc:Fallback>
        </mc:AlternateContent>
      </w:r>
      <w:r w:rsidR="00AA2D0C">
        <w:t>Two electric lines of force never cross each other because E has only one direction at any given point. If the field lines cross, E could have more than one direction.</w:t>
      </w:r>
    </w:p>
    <w:p w14:paraId="7620BE4C" w14:textId="32C7D8F1" w:rsidR="00065560" w:rsidRDefault="00065560" w:rsidP="00AA2D0C">
      <w:pPr>
        <w:rPr>
          <w:b/>
          <w:bCs/>
          <w:i/>
          <w:iCs/>
          <w:sz w:val="24"/>
          <w:szCs w:val="24"/>
        </w:rPr>
      </w:pPr>
    </w:p>
    <w:p w14:paraId="3E80FDEC" w14:textId="77777777" w:rsidR="001C6BE5" w:rsidRDefault="001C6BE5" w:rsidP="00AA2D0C">
      <w:pPr>
        <w:rPr>
          <w:b/>
          <w:bCs/>
          <w:i/>
          <w:iCs/>
          <w:sz w:val="24"/>
          <w:szCs w:val="24"/>
        </w:rPr>
      </w:pPr>
    </w:p>
    <w:p w14:paraId="40A1B5AA" w14:textId="58A7F579" w:rsidR="00AA2D0C" w:rsidRPr="00EC70C8" w:rsidRDefault="00AA2D0C" w:rsidP="00AA2D0C">
      <w:pPr>
        <w:rPr>
          <w:b/>
          <w:bCs/>
          <w:i/>
          <w:iCs/>
          <w:sz w:val="24"/>
          <w:szCs w:val="24"/>
        </w:rPr>
      </w:pPr>
      <w:r w:rsidRPr="008478A8">
        <w:rPr>
          <w:b/>
          <w:bCs/>
          <w:i/>
          <w:iCs/>
          <w:sz w:val="24"/>
          <w:szCs w:val="24"/>
        </w:rPr>
        <w:t>ELECTRIC FIELD DUE TO POINT CHARGE</w:t>
      </w:r>
    </w:p>
    <w:p w14:paraId="24285EE1" w14:textId="5E6FAB08" w:rsidR="00AA2D0C" w:rsidRDefault="00AA2D0C" w:rsidP="00AA2D0C">
      <w:r>
        <w:t>Consider a +q charge placed at point ‘O’ called field charge.</w:t>
      </w:r>
      <w:r w:rsidR="00EC70C8">
        <w:t xml:space="preserve"> </w:t>
      </w:r>
      <w:r>
        <w:t>Place a test charge +q₀ at point P having distance r from charge q.</w:t>
      </w:r>
      <w:r w:rsidR="00EC70C8">
        <w:t xml:space="preserve"> </w:t>
      </w:r>
      <w:r>
        <w:t>The electric force between two charges is</w:t>
      </w:r>
    </w:p>
    <w:p w14:paraId="66243F34" w14:textId="77777777" w:rsidR="00533757" w:rsidRPr="008965B8" w:rsidRDefault="00533757" w:rsidP="00533757">
      <w:pPr>
        <w:jc w:val="center"/>
      </w:pPr>
      <w:r w:rsidRPr="008965B8">
        <w:t>F = k q q₀ / r² r̂</w:t>
      </w:r>
    </w:p>
    <w:p w14:paraId="357AF3A8" w14:textId="1EE584CC" w:rsidR="00AA2D0C" w:rsidRDefault="00AA2D0C" w:rsidP="00AA2D0C">
      <w:r>
        <w:t>Electric field intensity is given by:</w:t>
      </w:r>
    </w:p>
    <w:p w14:paraId="6196670A" w14:textId="77777777" w:rsidR="00142BBC" w:rsidRPr="00142BBC" w:rsidRDefault="00142BBC" w:rsidP="00142BBC">
      <w:pPr>
        <w:jc w:val="center"/>
      </w:pPr>
      <w:r w:rsidRPr="00142BBC">
        <w:t>E</w:t>
      </w:r>
      <w:r w:rsidRPr="00142BBC">
        <w:rPr>
          <w:rFonts w:ascii="Cambria Math" w:hAnsi="Cambria Math" w:cs="Cambria Math"/>
        </w:rPr>
        <w:t>⃗</w:t>
      </w:r>
      <w:r w:rsidRPr="00142BBC">
        <w:t xml:space="preserve"> = F</w:t>
      </w:r>
      <w:r w:rsidRPr="00142BBC">
        <w:rPr>
          <w:rFonts w:ascii="Cambria Math" w:hAnsi="Cambria Math" w:cs="Cambria Math"/>
        </w:rPr>
        <w:t>⃗</w:t>
      </w:r>
      <w:r w:rsidRPr="00142BBC">
        <w:t xml:space="preserve"> / q</w:t>
      </w:r>
      <w:r w:rsidRPr="00142BBC">
        <w:rPr>
          <w:rFonts w:ascii="Calibri" w:hAnsi="Calibri" w:cs="Calibri"/>
        </w:rPr>
        <w:t>₀</w:t>
      </w:r>
      <w:r w:rsidRPr="00142BBC">
        <w:t xml:space="preserve"> = (k q / r</w:t>
      </w:r>
      <w:r w:rsidRPr="00142BBC">
        <w:rPr>
          <w:rFonts w:ascii="Calibri" w:hAnsi="Calibri" w:cs="Calibri"/>
        </w:rPr>
        <w:t>²</w:t>
      </w:r>
      <w:r w:rsidRPr="00142BBC">
        <w:t>) r</w:t>
      </w:r>
      <w:r w:rsidRPr="00142BBC">
        <w:rPr>
          <w:rFonts w:ascii="Calibri" w:hAnsi="Calibri" w:cs="Calibri"/>
        </w:rPr>
        <w:t>̂</w:t>
      </w:r>
    </w:p>
    <w:p w14:paraId="61FBD614" w14:textId="77777777" w:rsidR="00142BBC" w:rsidRPr="00142BBC" w:rsidRDefault="00142BBC" w:rsidP="00142BBC">
      <w:r w:rsidRPr="00142BBC">
        <w:t>And the magnitude:</w:t>
      </w:r>
    </w:p>
    <w:p w14:paraId="1550A93D" w14:textId="77777777" w:rsidR="00142BBC" w:rsidRPr="00142BBC" w:rsidRDefault="00142BBC" w:rsidP="00142BBC">
      <w:pPr>
        <w:jc w:val="center"/>
      </w:pPr>
      <w:r w:rsidRPr="00142BBC">
        <w:rPr>
          <w:highlight w:val="lightGray"/>
        </w:rPr>
        <w:t>E = k q / r²</w:t>
      </w:r>
    </w:p>
    <w:p w14:paraId="604EAD92" w14:textId="3451B37E" w:rsidR="00AA2D0C" w:rsidRDefault="00AA2D0C" w:rsidP="00AA2D0C">
      <w:r>
        <w:t>Its direction is given by electric lines of force which come out from positive charge and enter into negative charge.</w:t>
      </w:r>
    </w:p>
    <w:p w14:paraId="670ED794" w14:textId="20678C79" w:rsidR="00AA2D0C" w:rsidRPr="00EC70C8" w:rsidRDefault="00AA2D0C" w:rsidP="00AA2D0C">
      <w:pPr>
        <w:rPr>
          <w:b/>
          <w:bCs/>
          <w:i/>
          <w:iCs/>
          <w:sz w:val="24"/>
          <w:szCs w:val="24"/>
        </w:rPr>
      </w:pPr>
      <w:r w:rsidRPr="008478A8">
        <w:rPr>
          <w:b/>
          <w:bCs/>
          <w:i/>
          <w:iCs/>
          <w:sz w:val="24"/>
          <w:szCs w:val="24"/>
        </w:rPr>
        <w:t>ELECTRIC FIELD DUE TO N-POINT CHARGES</w:t>
      </w:r>
    </w:p>
    <w:p w14:paraId="3F71308B" w14:textId="77777777" w:rsidR="00AA2D0C" w:rsidRDefault="00AA2D0C" w:rsidP="00AA2D0C">
      <w:r>
        <w:t>Consider charges q₁, q₂, q₃ … q</w:t>
      </w:r>
      <w:r>
        <w:rPr>
          <w:rFonts w:ascii="Cambria Math" w:hAnsi="Cambria Math" w:cs="Cambria Math"/>
        </w:rPr>
        <w:t>ₙ</w:t>
      </w:r>
      <w:r>
        <w:t xml:space="preserve"> having distances r</w:t>
      </w:r>
      <w:r>
        <w:rPr>
          <w:rFonts w:ascii="Calibri" w:hAnsi="Calibri" w:cs="Calibri"/>
        </w:rPr>
        <w:t>₁</w:t>
      </w:r>
      <w:r>
        <w:t>, r</w:t>
      </w:r>
      <w:r>
        <w:rPr>
          <w:rFonts w:ascii="Calibri" w:hAnsi="Calibri" w:cs="Calibri"/>
        </w:rPr>
        <w:t>₂</w:t>
      </w:r>
      <w:r>
        <w:t>, r</w:t>
      </w:r>
      <w:r>
        <w:rPr>
          <w:rFonts w:ascii="Calibri" w:hAnsi="Calibri" w:cs="Calibri"/>
        </w:rPr>
        <w:t>₃</w:t>
      </w:r>
      <w:r>
        <w:t xml:space="preserve"> </w:t>
      </w:r>
      <w:r>
        <w:rPr>
          <w:rFonts w:ascii="Calibri" w:hAnsi="Calibri" w:cs="Calibri"/>
        </w:rPr>
        <w:t>…</w:t>
      </w:r>
      <w:r>
        <w:t xml:space="preserve"> r</w:t>
      </w:r>
      <w:r>
        <w:rPr>
          <w:rFonts w:ascii="Cambria Math" w:hAnsi="Cambria Math" w:cs="Cambria Math"/>
        </w:rPr>
        <w:t>ₙ</w:t>
      </w:r>
      <w:r>
        <w:t xml:space="preserve"> from point P.</w:t>
      </w:r>
    </w:p>
    <w:p w14:paraId="74600DEC" w14:textId="77777777" w:rsidR="00AA2D0C" w:rsidRDefault="00AA2D0C" w:rsidP="00AA2D0C">
      <w:r>
        <w:t>The magnitude of electric field at P due to charge q₁ is</w:t>
      </w:r>
    </w:p>
    <w:p w14:paraId="2DFD6188" w14:textId="77777777" w:rsidR="001C3FE3" w:rsidRPr="008965B8" w:rsidRDefault="001C3FE3" w:rsidP="001C3FE3">
      <w:pPr>
        <w:jc w:val="center"/>
      </w:pPr>
      <w:r w:rsidRPr="008965B8">
        <w:t>E₁ = k q₁ / r₁²</w:t>
      </w:r>
    </w:p>
    <w:p w14:paraId="259F466B" w14:textId="3151E650" w:rsidR="00AA2D0C" w:rsidRDefault="00AA2D0C" w:rsidP="00AA2D0C">
      <w:r>
        <w:t>The magnitude of electric field at P due to charge q₂ is</w:t>
      </w:r>
    </w:p>
    <w:p w14:paraId="6A5D46BE" w14:textId="31C32AC8" w:rsidR="00AA2D0C" w:rsidRPr="008965B8" w:rsidRDefault="00AA2D0C" w:rsidP="00EC70C8">
      <w:pPr>
        <w:jc w:val="center"/>
        <w:rPr>
          <w:vertAlign w:val="subscript"/>
        </w:rPr>
      </w:pPr>
      <w:r w:rsidRPr="008965B8">
        <w:t>E₂ = k q₂</w:t>
      </w:r>
      <w:r w:rsidR="001C6BE5" w:rsidRPr="008965B8">
        <w:t>/</w:t>
      </w:r>
      <w:r w:rsidRPr="008965B8">
        <w:t>r₂</w:t>
      </w:r>
      <w:r w:rsidR="004E5500" w:rsidRPr="008965B8">
        <w:rPr>
          <w:vertAlign w:val="superscript"/>
        </w:rPr>
        <w:t>2</w:t>
      </w:r>
    </w:p>
    <w:p w14:paraId="176FD8FE" w14:textId="77777777" w:rsidR="00AA2D0C" w:rsidRDefault="00AA2D0C" w:rsidP="00AA2D0C">
      <w:r>
        <w:t>and so on...</w:t>
      </w:r>
    </w:p>
    <w:p w14:paraId="38E44651" w14:textId="77777777" w:rsidR="00AA2D0C" w:rsidRDefault="00AA2D0C" w:rsidP="00AA2D0C">
      <w:r>
        <w:t>The net magnitude of electric field at P due to all charges is</w:t>
      </w:r>
    </w:p>
    <w:p w14:paraId="7D8AE7BC" w14:textId="77777777" w:rsidR="001B0377" w:rsidRPr="001B0377" w:rsidRDefault="001B0377" w:rsidP="001B0377">
      <w:pPr>
        <w:jc w:val="center"/>
      </w:pPr>
      <w:r w:rsidRPr="001B0377">
        <w:t>E = E₁ + E₂ + E₃ + … + E</w:t>
      </w:r>
      <w:r w:rsidRPr="001B0377">
        <w:rPr>
          <w:rFonts w:ascii="Cambria Math" w:hAnsi="Cambria Math" w:cs="Cambria Math"/>
        </w:rPr>
        <w:t>ₙ</w:t>
      </w:r>
    </w:p>
    <w:p w14:paraId="54E91FD1" w14:textId="29E3D3A1" w:rsidR="001B0377" w:rsidRPr="001B0377" w:rsidRDefault="001B0377" w:rsidP="001B0377">
      <w:pPr>
        <w:jc w:val="center"/>
      </w:pPr>
      <w:r w:rsidRPr="001B0377">
        <w:lastRenderedPageBreak/>
        <w:t>E = k (q₁ / r₁² + q₂ / r₂² + q₃ / r₃² + … + q</w:t>
      </w:r>
      <w:r w:rsidRPr="001B0377">
        <w:rPr>
          <w:rFonts w:ascii="Cambria Math" w:hAnsi="Cambria Math" w:cs="Cambria Math"/>
        </w:rPr>
        <w:t>ₙ</w:t>
      </w:r>
      <w:r w:rsidRPr="001B0377">
        <w:t xml:space="preserve"> / r</w:t>
      </w:r>
      <w:r w:rsidRPr="001B0377">
        <w:rPr>
          <w:rFonts w:ascii="Cambria Math" w:hAnsi="Cambria Math" w:cs="Cambria Math"/>
        </w:rPr>
        <w:t>ₙ</w:t>
      </w:r>
      <w:r w:rsidRPr="001B0377">
        <w:rPr>
          <w:rFonts w:ascii="Calibri" w:hAnsi="Calibri" w:cs="Calibri"/>
        </w:rPr>
        <w:t>²</w:t>
      </w:r>
      <w:r w:rsidRPr="001B0377">
        <w:t>)</w:t>
      </w:r>
    </w:p>
    <w:p w14:paraId="0E766CF8" w14:textId="77777777" w:rsidR="001B0377" w:rsidRPr="001B0377" w:rsidRDefault="001B0377" w:rsidP="001B0377">
      <w:r w:rsidRPr="001B0377">
        <w:t>In sigma notation:</w:t>
      </w:r>
    </w:p>
    <w:p w14:paraId="703F29FA" w14:textId="0490B79A" w:rsidR="001B0377" w:rsidRPr="001B0377" w:rsidRDefault="001B0377" w:rsidP="001B0377">
      <w:pPr>
        <w:jc w:val="center"/>
      </w:pPr>
      <w:r w:rsidRPr="001B0377">
        <w:rPr>
          <w:b/>
          <w:bCs/>
          <w:highlight w:val="lightGray"/>
        </w:rPr>
        <w:t>E = k Σ (qᵢ / rᵢ²),</w:t>
      </w:r>
      <w:r w:rsidR="008965B8">
        <w:rPr>
          <w:b/>
          <w:bCs/>
        </w:rPr>
        <w:t xml:space="preserve">    </w:t>
      </w:r>
      <w:r w:rsidRPr="001B0377">
        <w:rPr>
          <w:b/>
          <w:bCs/>
        </w:rPr>
        <w:t xml:space="preserve"> </w:t>
      </w:r>
      <w:r w:rsidRPr="001B0377">
        <w:t>i = 1 to n</w:t>
      </w:r>
    </w:p>
    <w:p w14:paraId="122C8936" w14:textId="761E204A" w:rsidR="00AA2D0C" w:rsidRDefault="00134485" w:rsidP="00AA2D0C">
      <w:r>
        <w:rPr>
          <w:b/>
          <w:bCs/>
          <w:i/>
          <w:iCs/>
          <w:noProof/>
          <w:sz w:val="24"/>
          <w:szCs w:val="24"/>
        </w:rPr>
        <mc:AlternateContent>
          <mc:Choice Requires="wps">
            <w:drawing>
              <wp:anchor distT="0" distB="0" distL="114300" distR="114300" simplePos="0" relativeHeight="251658255" behindDoc="0" locked="0" layoutInCell="1" allowOverlap="1" wp14:anchorId="76978459" wp14:editId="7CC9A313">
                <wp:simplePos x="0" y="0"/>
                <wp:positionH relativeFrom="margin">
                  <wp:align>left</wp:align>
                </wp:positionH>
                <wp:positionV relativeFrom="paragraph">
                  <wp:posOffset>40005</wp:posOffset>
                </wp:positionV>
                <wp:extent cx="6943725" cy="457200"/>
                <wp:effectExtent l="0" t="0" r="28575" b="19050"/>
                <wp:wrapNone/>
                <wp:docPr id="103432153" name="Scroll: Horizontal 63"/>
                <wp:cNvGraphicFramePr/>
                <a:graphic xmlns:a="http://schemas.openxmlformats.org/drawingml/2006/main">
                  <a:graphicData uri="http://schemas.microsoft.com/office/word/2010/wordprocessingShape">
                    <wps:wsp>
                      <wps:cNvSpPr/>
                      <wps:spPr>
                        <a:xfrm>
                          <a:off x="0" y="0"/>
                          <a:ext cx="6943725" cy="4572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905C99" w14:textId="77777777" w:rsidR="00134485" w:rsidRPr="00134485" w:rsidRDefault="00134485" w:rsidP="00134485">
                            <w:pPr>
                              <w:jc w:val="center"/>
                              <w:rPr>
                                <w:b/>
                                <w:bCs/>
                                <w:i/>
                                <w:iCs/>
                                <w:sz w:val="32"/>
                                <w:szCs w:val="32"/>
                              </w:rPr>
                            </w:pPr>
                            <w:r w:rsidRPr="00134485">
                              <w:rPr>
                                <w:b/>
                                <w:bCs/>
                                <w:i/>
                                <w:iCs/>
                                <w:sz w:val="32"/>
                                <w:szCs w:val="32"/>
                              </w:rPr>
                              <w:t>Q.4 Calculate electric field due to continuous charge distribution.</w:t>
                            </w:r>
                          </w:p>
                          <w:p w14:paraId="2BFFEB3E" w14:textId="77777777" w:rsidR="00134485" w:rsidRDefault="00134485" w:rsidP="0013448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978459" id="Scroll: Horizontal 63" o:spid="_x0000_s1039" type="#_x0000_t98" style="position:absolute;margin-left:0;margin-top:3.15pt;width:546.75pt;height:36pt;z-index:251658255;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" fillcolor="black [3213]" strokecolor="#09101d [484]" strokeweight="1pt">
                <v:stroke joinstyle="miter"/>
                <v:textbox>
                  <w:txbxContent>
                    <w:p w14:paraId="0C905C99" w14:textId="77777777" w:rsidR="00134485" w:rsidRPr="00134485" w:rsidRDefault="00134485" w:rsidP="00134485">
                      <w:pPr>
                        <w:jc w:val="center"/>
                        <w:rPr>
                          <w:b/>
                          <w:bCs/>
                          <w:i/>
                          <w:iCs/>
                          <w:sz w:val="32"/>
                          <w:szCs w:val="32"/>
                        </w:rPr>
                      </w:pPr>
                      <w:r w:rsidRPr="00134485">
                        <w:rPr>
                          <w:b/>
                          <w:bCs/>
                          <w:i/>
                          <w:iCs/>
                          <w:sz w:val="32"/>
                          <w:szCs w:val="32"/>
                        </w:rPr>
                        <w:t>Q.4 Calculate electric field due to continuous charge distribution.</w:t>
                      </w:r>
                    </w:p>
                    <w:p w14:paraId="2BFFEB3E" w14:textId="77777777" w:rsidR="00134485" w:rsidRDefault="00134485" w:rsidP="00134485">
                      <w:pPr>
                        <w:jc w:val="center"/>
                      </w:pPr>
                    </w:p>
                  </w:txbxContent>
                </v:textbox>
                <w10:wrap anchorx="margin"/>
              </v:shape>
            </w:pict>
          </mc:Fallback>
        </mc:AlternateContent>
      </w:r>
    </w:p>
    <w:p w14:paraId="6549F579" w14:textId="656BDD85" w:rsidR="00AA2D0C" w:rsidRDefault="00052D05" w:rsidP="00052D05">
      <w:pPr>
        <w:tabs>
          <w:tab w:val="left" w:pos="3540"/>
        </w:tabs>
      </w:pPr>
      <w:r>
        <w:tab/>
      </w:r>
    </w:p>
    <w:p w14:paraId="7FD6B3C5" w14:textId="6342F96F" w:rsidR="00AA2D0C" w:rsidRPr="00846BC4" w:rsidRDefault="00AA2D0C" w:rsidP="00846BC4">
      <w:pPr>
        <w:jc w:val="center"/>
        <w:rPr>
          <w:b/>
          <w:bCs/>
          <w:i/>
          <w:iCs/>
          <w:sz w:val="28"/>
          <w:szCs w:val="28"/>
        </w:rPr>
      </w:pPr>
      <w:r w:rsidRPr="005E1C51">
        <w:rPr>
          <w:b/>
          <w:bCs/>
          <w:i/>
          <w:iCs/>
          <w:sz w:val="28"/>
          <w:szCs w:val="28"/>
        </w:rPr>
        <w:t>ELECTRIC FIELD DUE TO CONTINUOUS CHARGE DISTRIBUTION</w:t>
      </w:r>
    </w:p>
    <w:p w14:paraId="6ABB9250" w14:textId="77777777" w:rsidR="00AA2D0C" w:rsidRDefault="00AA2D0C" w:rsidP="00AA2D0C">
      <w:r>
        <w:t xml:space="preserve">The electric charge is quantized. The collection of large number of charges is called </w:t>
      </w:r>
      <w:r w:rsidRPr="008478A8">
        <w:rPr>
          <w:b/>
          <w:bCs/>
          <w:i/>
          <w:iCs/>
        </w:rPr>
        <w:t>continuous charge distribution</w:t>
      </w:r>
      <w:r>
        <w:t>.</w:t>
      </w:r>
    </w:p>
    <w:p w14:paraId="38E8E9BE" w14:textId="77777777" w:rsidR="00AA2D0C" w:rsidRDefault="00AA2D0C" w:rsidP="00AA2D0C">
      <w:r>
        <w:t xml:space="preserve">The continuous charge distribution has three </w:t>
      </w:r>
      <w:r w:rsidRPr="008478A8">
        <w:rPr>
          <w:b/>
          <w:bCs/>
          <w:i/>
          <w:iCs/>
        </w:rPr>
        <w:t>types:</w:t>
      </w:r>
    </w:p>
    <w:p w14:paraId="5A5C0054" w14:textId="77777777" w:rsidR="00AA2D0C" w:rsidRDefault="00AA2D0C" w:rsidP="00AA2D0C">
      <w:r w:rsidRPr="00972018">
        <w:rPr>
          <w:b/>
          <w:bCs/>
        </w:rPr>
        <w:t>1️</w:t>
      </w:r>
      <w:r w:rsidR="008478A8" w:rsidRPr="00972018">
        <w:rPr>
          <w:b/>
          <w:bCs/>
        </w:rPr>
        <w:t>.</w:t>
      </w:r>
      <w:r w:rsidR="008478A8">
        <w:t xml:space="preserve"> </w:t>
      </w:r>
      <w:r>
        <w:t>Linear charge distribution</w:t>
      </w:r>
    </w:p>
    <w:p w14:paraId="16857C59" w14:textId="77777777" w:rsidR="00AA2D0C" w:rsidRDefault="00AA2D0C" w:rsidP="00AA2D0C">
      <w:r w:rsidRPr="00972018">
        <w:rPr>
          <w:b/>
          <w:bCs/>
        </w:rPr>
        <w:t>2️</w:t>
      </w:r>
      <w:r w:rsidR="008478A8" w:rsidRPr="00972018">
        <w:rPr>
          <w:b/>
          <w:bCs/>
        </w:rPr>
        <w:t>.</w:t>
      </w:r>
      <w:r w:rsidR="008478A8">
        <w:t xml:space="preserve"> </w:t>
      </w:r>
      <w:r>
        <w:t>Surface charge distribution</w:t>
      </w:r>
    </w:p>
    <w:p w14:paraId="1A00100A" w14:textId="77777777" w:rsidR="00AA2D0C" w:rsidRDefault="00AA2D0C" w:rsidP="00AA2D0C">
      <w:r w:rsidRPr="00972018">
        <w:rPr>
          <w:b/>
          <w:bCs/>
        </w:rPr>
        <w:t>3️</w:t>
      </w:r>
      <w:r w:rsidR="008478A8" w:rsidRPr="00972018">
        <w:rPr>
          <w:rFonts w:ascii="Segoe UI Symbol" w:hAnsi="Segoe UI Symbol" w:cs="Segoe UI Symbol"/>
          <w:b/>
          <w:bCs/>
        </w:rPr>
        <w:t>.</w:t>
      </w:r>
      <w:r w:rsidR="008478A8">
        <w:rPr>
          <w:rFonts w:ascii="Segoe UI Symbol" w:hAnsi="Segoe UI Symbol" w:cs="Segoe UI Symbol"/>
        </w:rPr>
        <w:t xml:space="preserve"> </w:t>
      </w:r>
      <w:r>
        <w:t>Volume charge distribution</w:t>
      </w:r>
    </w:p>
    <w:p w14:paraId="0F7421D5" w14:textId="77777777" w:rsidR="00AA2D0C" w:rsidRDefault="00AA2D0C" w:rsidP="00AA2D0C"/>
    <w:p w14:paraId="18E04108" w14:textId="4899F4BD" w:rsidR="00AA2D0C" w:rsidRPr="00846BC4" w:rsidRDefault="00AA2D0C" w:rsidP="00206D0B">
      <w:pPr>
        <w:pStyle w:val="ListParagraph"/>
        <w:numPr>
          <w:ilvl w:val="0"/>
          <w:numId w:val="22"/>
        </w:numPr>
        <w:rPr>
          <w:b/>
          <w:bCs/>
          <w:i/>
          <w:iCs/>
          <w:sz w:val="24"/>
          <w:szCs w:val="24"/>
        </w:rPr>
      </w:pPr>
      <w:r w:rsidRPr="005E1C51">
        <w:rPr>
          <w:b/>
          <w:bCs/>
          <w:i/>
          <w:iCs/>
          <w:sz w:val="24"/>
          <w:szCs w:val="24"/>
        </w:rPr>
        <w:t>ELECTRIC FIELD DUE TO LINEAR CHARGE DISTRIBUTION</w:t>
      </w:r>
    </w:p>
    <w:p w14:paraId="6E2B9E5B" w14:textId="0320BE43" w:rsidR="00AA2D0C" w:rsidRDefault="00AA2D0C" w:rsidP="00AA2D0C">
      <w:r>
        <w:t>Consider a linear charge distribution. Take a small length element d</w:t>
      </w:r>
      <w:r w:rsidR="001B0377">
        <w:t xml:space="preserve"> </w:t>
      </w:r>
      <w:r>
        <w:t>z of this distribution having charge d</w:t>
      </w:r>
      <w:r w:rsidR="001B0377">
        <w:t xml:space="preserve"> </w:t>
      </w:r>
      <w:r>
        <w:t>q.</w:t>
      </w:r>
    </w:p>
    <w:p w14:paraId="1A66E9B8" w14:textId="42093C38" w:rsidR="00AA2D0C" w:rsidRDefault="00AA2D0C" w:rsidP="00AA2D0C">
      <w:r>
        <w:t>Length element has charge = d</w:t>
      </w:r>
      <w:r w:rsidR="001B0377">
        <w:t xml:space="preserve"> </w:t>
      </w:r>
      <w:r>
        <w:t>q</w:t>
      </w:r>
    </w:p>
    <w:p w14:paraId="7920F79B" w14:textId="06356E24" w:rsidR="00AA2D0C" w:rsidRDefault="00AA2D0C" w:rsidP="00AA2D0C">
      <w:r>
        <w:t>Unit length element has charge = d</w:t>
      </w:r>
      <w:r w:rsidR="001B0377">
        <w:t xml:space="preserve"> </w:t>
      </w:r>
      <w:r>
        <w:t>q/d</w:t>
      </w:r>
      <w:r w:rsidR="001B0377">
        <w:t xml:space="preserve"> </w:t>
      </w:r>
      <w:r>
        <w:t>z</w:t>
      </w:r>
    </w:p>
    <w:p w14:paraId="00C7E541" w14:textId="77777777" w:rsidR="00AA2D0C" w:rsidRDefault="00AA2D0C" w:rsidP="00AA2D0C">
      <w:r>
        <w:t>The charge per unit length is called linear charge density and denoted by λ.</w:t>
      </w:r>
    </w:p>
    <w:p w14:paraId="55290532" w14:textId="6C9D404C" w:rsidR="00AA2D0C" w:rsidRPr="008965B8" w:rsidRDefault="00AA2D0C" w:rsidP="00EC70C8">
      <w:pPr>
        <w:jc w:val="center"/>
      </w:pPr>
      <w:r w:rsidRPr="008965B8">
        <w:rPr>
          <w:rFonts w:hint="eastAsia"/>
        </w:rPr>
        <w:t>λ</w:t>
      </w:r>
      <w:r w:rsidRPr="008965B8">
        <w:t xml:space="preserve"> =d</w:t>
      </w:r>
      <w:r w:rsidR="001B0377" w:rsidRPr="008965B8">
        <w:t xml:space="preserve"> </w:t>
      </w:r>
      <w:r w:rsidRPr="008965B8">
        <w:t>q</w:t>
      </w:r>
      <w:r w:rsidR="001B0377" w:rsidRPr="008965B8">
        <w:t>/</w:t>
      </w:r>
      <w:r w:rsidRPr="008965B8">
        <w:t>d</w:t>
      </w:r>
      <w:r w:rsidR="001B0377" w:rsidRPr="008965B8">
        <w:t xml:space="preserve"> </w:t>
      </w:r>
      <w:r w:rsidRPr="008965B8">
        <w:t>z</w:t>
      </w:r>
    </w:p>
    <w:p w14:paraId="21B94272" w14:textId="67B886BD" w:rsidR="00AA2D0C" w:rsidRDefault="00AA2D0C" w:rsidP="00AA2D0C">
      <w:r>
        <w:t>The electric field at P due to charge d</w:t>
      </w:r>
      <w:r w:rsidR="001B0377">
        <w:t xml:space="preserve"> </w:t>
      </w:r>
      <w:r>
        <w:t>q is</w:t>
      </w:r>
    </w:p>
    <w:p w14:paraId="5B36C12A" w14:textId="778BFC18" w:rsidR="00AA2D0C" w:rsidRPr="008965B8" w:rsidRDefault="001B0377" w:rsidP="00EC70C8">
      <w:pPr>
        <w:jc w:val="center"/>
        <w:rPr>
          <w:vertAlign w:val="superscript"/>
        </w:rPr>
      </w:pPr>
      <w:r w:rsidRPr="008965B8">
        <w:t xml:space="preserve">d </w:t>
      </w:r>
      <w:r w:rsidR="00AA2D0C" w:rsidRPr="008965B8">
        <w:t>E = k d</w:t>
      </w:r>
      <w:r w:rsidRPr="008965B8">
        <w:t xml:space="preserve"> </w:t>
      </w:r>
      <w:r w:rsidR="00AA2D0C" w:rsidRPr="008965B8">
        <w:t>q</w:t>
      </w:r>
      <w:r w:rsidRPr="008965B8">
        <w:t>/</w:t>
      </w:r>
      <w:r w:rsidR="00AA2D0C" w:rsidRPr="008965B8">
        <w:t>r</w:t>
      </w:r>
      <w:r w:rsidR="00A465C5" w:rsidRPr="008965B8">
        <w:rPr>
          <w:vertAlign w:val="superscript"/>
        </w:rPr>
        <w:t>2</w:t>
      </w:r>
      <w:r w:rsidR="00AA2D0C" w:rsidRPr="008965B8">
        <w:t>= k λ d</w:t>
      </w:r>
      <w:r w:rsidR="00A465C5" w:rsidRPr="008965B8">
        <w:t xml:space="preserve"> </w:t>
      </w:r>
      <w:r w:rsidR="00AA2D0C" w:rsidRPr="008965B8">
        <w:t>z</w:t>
      </w:r>
      <w:r w:rsidR="00A465C5" w:rsidRPr="008965B8">
        <w:t>/</w:t>
      </w:r>
      <w:r w:rsidR="00AA2D0C" w:rsidRPr="008965B8">
        <w:t>r</w:t>
      </w:r>
      <w:r w:rsidR="00A465C5" w:rsidRPr="008965B8">
        <w:rPr>
          <w:vertAlign w:val="superscript"/>
        </w:rPr>
        <w:t>2</w:t>
      </w:r>
    </w:p>
    <w:p w14:paraId="5E9D5979" w14:textId="77777777" w:rsidR="00AA2D0C" w:rsidRDefault="00AA2D0C" w:rsidP="00AA2D0C">
      <w:r>
        <w:t>The net electric field at P due to whole linear charge distribution is</w:t>
      </w:r>
    </w:p>
    <w:p w14:paraId="6C91F563" w14:textId="5492AC90" w:rsidR="00AA2D0C" w:rsidRPr="00EC1880" w:rsidRDefault="00EC1880" w:rsidP="00EC1880">
      <w:pPr>
        <w:jc w:val="center"/>
        <w:rPr>
          <w:b/>
          <w:bCs/>
        </w:rPr>
      </w:pPr>
      <w:r w:rsidRPr="008965B8">
        <w:rPr>
          <w:b/>
          <w:bCs/>
          <w:highlight w:val="lightGray"/>
        </w:rPr>
        <w:t>E = ∫ (k λ / r²) d z</w:t>
      </w:r>
    </w:p>
    <w:p w14:paraId="5FF5CF3C" w14:textId="00D06F7B" w:rsidR="00AA2D0C" w:rsidRPr="00846BC4" w:rsidRDefault="00AA2D0C" w:rsidP="00206D0B">
      <w:pPr>
        <w:pStyle w:val="ListParagraph"/>
        <w:numPr>
          <w:ilvl w:val="0"/>
          <w:numId w:val="22"/>
        </w:numPr>
        <w:rPr>
          <w:b/>
          <w:bCs/>
          <w:i/>
          <w:iCs/>
          <w:sz w:val="24"/>
          <w:szCs w:val="24"/>
        </w:rPr>
      </w:pPr>
      <w:r w:rsidRPr="005E1C51">
        <w:rPr>
          <w:b/>
          <w:bCs/>
          <w:i/>
          <w:iCs/>
          <w:sz w:val="24"/>
          <w:szCs w:val="24"/>
        </w:rPr>
        <w:t>ELECTRIC FIELD DUE TO SURFACE CHARGE DISTRIBUTION</w:t>
      </w:r>
    </w:p>
    <w:p w14:paraId="741C0CF5" w14:textId="77777777" w:rsidR="00AA2D0C" w:rsidRDefault="00AA2D0C" w:rsidP="00AA2D0C">
      <w:r>
        <w:t>Consider a surface charge distribution. Take a small area element da of this distribution having charge dq.</w:t>
      </w:r>
    </w:p>
    <w:p w14:paraId="7329FCE0" w14:textId="19F2FB2A" w:rsidR="00AA2D0C" w:rsidRDefault="00AA2D0C" w:rsidP="00AA2D0C">
      <w:r>
        <w:t>Area element has charge = d</w:t>
      </w:r>
      <w:r w:rsidR="00EC1880">
        <w:t xml:space="preserve"> </w:t>
      </w:r>
      <w:r>
        <w:t>q</w:t>
      </w:r>
    </w:p>
    <w:p w14:paraId="2CD7108B" w14:textId="199A2E7C" w:rsidR="00AA2D0C" w:rsidRDefault="00AA2D0C" w:rsidP="00AA2D0C">
      <w:r>
        <w:t>Unit area element has charge = d</w:t>
      </w:r>
      <w:r w:rsidR="00EC1880">
        <w:t xml:space="preserve"> </w:t>
      </w:r>
      <w:r>
        <w:t>q/da</w:t>
      </w:r>
    </w:p>
    <w:p w14:paraId="51A25F04" w14:textId="77777777" w:rsidR="00AA2D0C" w:rsidRDefault="00AA2D0C" w:rsidP="00AA2D0C">
      <w:r>
        <w:t xml:space="preserve">The charge per unit area is called surface charge density, denoted by </w:t>
      </w:r>
      <w:r w:rsidRPr="00EC1880">
        <w:rPr>
          <w:b/>
          <w:bCs/>
        </w:rPr>
        <w:t>σ</w:t>
      </w:r>
      <w:r>
        <w:t>.</w:t>
      </w:r>
    </w:p>
    <w:p w14:paraId="5D23F0F9" w14:textId="51C110D9" w:rsidR="00AA2D0C" w:rsidRPr="008965B8" w:rsidRDefault="00AA2D0C" w:rsidP="00EC70C8">
      <w:pPr>
        <w:jc w:val="center"/>
      </w:pPr>
      <w:r w:rsidRPr="008965B8">
        <w:rPr>
          <w:rFonts w:hint="eastAsia"/>
        </w:rPr>
        <w:t>σ</w:t>
      </w:r>
      <w:r w:rsidRPr="008965B8">
        <w:t xml:space="preserve"> = d</w:t>
      </w:r>
      <w:r w:rsidR="00EC1880" w:rsidRPr="008965B8">
        <w:t xml:space="preserve"> </w:t>
      </w:r>
      <w:r w:rsidRPr="008965B8">
        <w:t>q</w:t>
      </w:r>
      <w:r w:rsidR="00EC1880" w:rsidRPr="008965B8">
        <w:t>/</w:t>
      </w:r>
      <w:r w:rsidRPr="008965B8">
        <w:t>da</w:t>
      </w:r>
    </w:p>
    <w:p w14:paraId="46E0561A" w14:textId="76B042AD" w:rsidR="00AA2D0C" w:rsidRDefault="00AA2D0C" w:rsidP="00AA2D0C">
      <w:r>
        <w:t>The electric field at P due to charge d</w:t>
      </w:r>
      <w:r w:rsidR="00EC1880">
        <w:t xml:space="preserve"> </w:t>
      </w:r>
      <w:r>
        <w:t>q is</w:t>
      </w:r>
    </w:p>
    <w:p w14:paraId="2753EE86" w14:textId="0813B6E9" w:rsidR="00AA2D0C" w:rsidRPr="008965B8" w:rsidRDefault="00EC1880" w:rsidP="00EC70C8">
      <w:pPr>
        <w:jc w:val="center"/>
        <w:rPr>
          <w:vertAlign w:val="superscript"/>
        </w:rPr>
      </w:pPr>
      <w:r w:rsidRPr="008965B8">
        <w:t xml:space="preserve">d </w:t>
      </w:r>
      <w:r w:rsidR="00AA2D0C" w:rsidRPr="008965B8">
        <w:t>E = k d</w:t>
      </w:r>
      <w:r w:rsidRPr="008965B8">
        <w:t xml:space="preserve"> </w:t>
      </w:r>
      <w:r w:rsidR="00AA2D0C" w:rsidRPr="008965B8">
        <w:t>q</w:t>
      </w:r>
      <w:r w:rsidRPr="008965B8">
        <w:t>/</w:t>
      </w:r>
      <w:r w:rsidR="00AA2D0C" w:rsidRPr="008965B8">
        <w:t>r</w:t>
      </w:r>
      <w:r w:rsidRPr="008965B8">
        <w:rPr>
          <w:vertAlign w:val="superscript"/>
        </w:rPr>
        <w:t>2</w:t>
      </w:r>
      <w:r w:rsidR="00AA2D0C" w:rsidRPr="008965B8">
        <w:t xml:space="preserve"> = k σ da</w:t>
      </w:r>
      <w:r w:rsidRPr="008965B8">
        <w:t>/</w:t>
      </w:r>
      <w:r w:rsidR="00AA2D0C" w:rsidRPr="008965B8">
        <w:t>r</w:t>
      </w:r>
      <w:r w:rsidRPr="008965B8">
        <w:rPr>
          <w:vertAlign w:val="superscript"/>
        </w:rPr>
        <w:t>2</w:t>
      </w:r>
    </w:p>
    <w:p w14:paraId="59F264AB" w14:textId="77777777" w:rsidR="00AA2D0C" w:rsidRDefault="00AA2D0C" w:rsidP="00AA2D0C">
      <w:r>
        <w:lastRenderedPageBreak/>
        <w:t>The net electric field at P due to whole surface charge distribution is</w:t>
      </w:r>
    </w:p>
    <w:p w14:paraId="430CD3BB" w14:textId="1AD6B9E3" w:rsidR="00AA2D0C" w:rsidRPr="00EC1880" w:rsidRDefault="00AA2D0C" w:rsidP="00EC70C8">
      <w:pPr>
        <w:jc w:val="center"/>
        <w:rPr>
          <w:b/>
          <w:bCs/>
          <w:vertAlign w:val="superscript"/>
        </w:rPr>
      </w:pPr>
      <w:r w:rsidRPr="001455B5">
        <w:rPr>
          <w:b/>
          <w:bCs/>
          <w:highlight w:val="lightGray"/>
        </w:rPr>
        <w:t>E = k σ da</w:t>
      </w:r>
      <w:r w:rsidR="00EC1880" w:rsidRPr="001455B5">
        <w:rPr>
          <w:b/>
          <w:bCs/>
          <w:highlight w:val="lightGray"/>
        </w:rPr>
        <w:t>/</w:t>
      </w:r>
      <w:r w:rsidRPr="001455B5">
        <w:rPr>
          <w:b/>
          <w:bCs/>
          <w:highlight w:val="lightGray"/>
        </w:rPr>
        <w:t>r</w:t>
      </w:r>
      <w:r w:rsidR="00EC1880" w:rsidRPr="001455B5">
        <w:rPr>
          <w:b/>
          <w:bCs/>
          <w:highlight w:val="lightGray"/>
          <w:vertAlign w:val="superscript"/>
        </w:rPr>
        <w:t>2</w:t>
      </w:r>
    </w:p>
    <w:p w14:paraId="5E237E14" w14:textId="77777777" w:rsidR="00AA2D0C" w:rsidRDefault="00AA2D0C" w:rsidP="00AA2D0C"/>
    <w:p w14:paraId="6E0B9104" w14:textId="6A9B9C5E" w:rsidR="00AA2D0C" w:rsidRPr="00846BC4" w:rsidRDefault="00AA2D0C" w:rsidP="00206D0B">
      <w:pPr>
        <w:pStyle w:val="ListParagraph"/>
        <w:numPr>
          <w:ilvl w:val="0"/>
          <w:numId w:val="22"/>
        </w:numPr>
        <w:rPr>
          <w:b/>
          <w:bCs/>
          <w:i/>
          <w:iCs/>
          <w:sz w:val="24"/>
          <w:szCs w:val="24"/>
        </w:rPr>
      </w:pPr>
      <w:r w:rsidRPr="005E1C51">
        <w:rPr>
          <w:b/>
          <w:bCs/>
          <w:i/>
          <w:iCs/>
          <w:sz w:val="24"/>
          <w:szCs w:val="24"/>
        </w:rPr>
        <w:t>ELECTRIC FIELD DUE TO VOLUME CHARGE DISTRIBUTION</w:t>
      </w:r>
    </w:p>
    <w:p w14:paraId="4CC735F2" w14:textId="03A1B8B7" w:rsidR="00AA2D0C" w:rsidRDefault="00AA2D0C" w:rsidP="00AA2D0C">
      <w:r>
        <w:t>Consider a volume charge distribution. Take a small volume element d</w:t>
      </w:r>
      <w:r w:rsidR="00EC1880">
        <w:t xml:space="preserve"> </w:t>
      </w:r>
      <w:r>
        <w:t>V of this distribution having charge d</w:t>
      </w:r>
      <w:r w:rsidR="00EC1880">
        <w:t xml:space="preserve"> </w:t>
      </w:r>
      <w:r>
        <w:t>q.</w:t>
      </w:r>
    </w:p>
    <w:p w14:paraId="116D698C" w14:textId="63AC2E1D" w:rsidR="00AA2D0C" w:rsidRDefault="00AA2D0C" w:rsidP="00AA2D0C">
      <w:r>
        <w:t>Volume element has charge = d</w:t>
      </w:r>
      <w:r w:rsidR="00EC1880">
        <w:t xml:space="preserve"> </w:t>
      </w:r>
      <w:r>
        <w:t>q</w:t>
      </w:r>
    </w:p>
    <w:p w14:paraId="2D76D12A" w14:textId="5F71F0C4" w:rsidR="00AA2D0C" w:rsidRDefault="00AA2D0C" w:rsidP="00AA2D0C">
      <w:r>
        <w:t>Unit volume element has charge = d</w:t>
      </w:r>
      <w:r w:rsidR="00606F45">
        <w:t xml:space="preserve"> </w:t>
      </w:r>
      <w:r>
        <w:t>q/d</w:t>
      </w:r>
      <w:r w:rsidR="00EC1880">
        <w:t xml:space="preserve"> </w:t>
      </w:r>
      <w:r>
        <w:t>V</w:t>
      </w:r>
    </w:p>
    <w:p w14:paraId="4242FFAA" w14:textId="77777777" w:rsidR="00AA2D0C" w:rsidRDefault="00AA2D0C" w:rsidP="00AA2D0C">
      <w:r>
        <w:t>The charge per unit volume is called volume charge density, denoted by ρ.</w:t>
      </w:r>
    </w:p>
    <w:p w14:paraId="1F56FA92" w14:textId="57C1608F" w:rsidR="00AA2D0C" w:rsidRPr="008965B8" w:rsidRDefault="00AA2D0C" w:rsidP="004A11B1">
      <w:pPr>
        <w:jc w:val="center"/>
      </w:pPr>
      <w:r w:rsidRPr="008965B8">
        <w:rPr>
          <w:rFonts w:hint="eastAsia"/>
        </w:rPr>
        <w:t>ρ</w:t>
      </w:r>
      <w:r w:rsidRPr="008965B8">
        <w:t xml:space="preserve"> = d</w:t>
      </w:r>
      <w:r w:rsidR="00606F45" w:rsidRPr="008965B8">
        <w:t xml:space="preserve"> </w:t>
      </w:r>
      <w:r w:rsidRPr="008965B8">
        <w:t>q</w:t>
      </w:r>
      <w:r w:rsidR="00457CC8" w:rsidRPr="008965B8">
        <w:t>/</w:t>
      </w:r>
      <w:r w:rsidRPr="008965B8">
        <w:t>d</w:t>
      </w:r>
      <w:r w:rsidR="00606F45" w:rsidRPr="008965B8">
        <w:t xml:space="preserve"> </w:t>
      </w:r>
      <w:r w:rsidRPr="008965B8">
        <w:t>V</w:t>
      </w:r>
    </w:p>
    <w:p w14:paraId="66D77666" w14:textId="76658CA4" w:rsidR="00AA2D0C" w:rsidRDefault="00AA2D0C" w:rsidP="00AA2D0C">
      <w:r>
        <w:t>The electric field at P due to charge d</w:t>
      </w:r>
      <w:r w:rsidR="00606F45">
        <w:t xml:space="preserve"> </w:t>
      </w:r>
      <w:r>
        <w:t>q is</w:t>
      </w:r>
    </w:p>
    <w:p w14:paraId="72E60C35" w14:textId="31364E70" w:rsidR="00AA2D0C" w:rsidRPr="00457CC8" w:rsidRDefault="00606F45" w:rsidP="004A11B1">
      <w:pPr>
        <w:jc w:val="center"/>
        <w:rPr>
          <w:b/>
          <w:bCs/>
          <w:vertAlign w:val="superscript"/>
        </w:rPr>
      </w:pPr>
      <w:r w:rsidRPr="001455B5">
        <w:rPr>
          <w:b/>
          <w:bCs/>
          <w:highlight w:val="lightGray"/>
        </w:rPr>
        <w:t xml:space="preserve">d </w:t>
      </w:r>
      <w:r w:rsidR="00AA2D0C" w:rsidRPr="001455B5">
        <w:rPr>
          <w:b/>
          <w:bCs/>
          <w:highlight w:val="lightGray"/>
        </w:rPr>
        <w:t>E = k d</w:t>
      </w:r>
      <w:r w:rsidRPr="001455B5">
        <w:rPr>
          <w:b/>
          <w:bCs/>
          <w:highlight w:val="lightGray"/>
        </w:rPr>
        <w:t xml:space="preserve"> </w:t>
      </w:r>
      <w:r w:rsidR="00AA2D0C" w:rsidRPr="001455B5">
        <w:rPr>
          <w:b/>
          <w:bCs/>
          <w:highlight w:val="lightGray"/>
        </w:rPr>
        <w:t>q</w:t>
      </w:r>
      <w:r w:rsidR="00EC1880" w:rsidRPr="001455B5">
        <w:rPr>
          <w:b/>
          <w:bCs/>
          <w:highlight w:val="lightGray"/>
        </w:rPr>
        <w:t>/</w:t>
      </w:r>
      <w:r w:rsidR="00AA2D0C" w:rsidRPr="001455B5">
        <w:rPr>
          <w:b/>
          <w:bCs/>
          <w:highlight w:val="lightGray"/>
        </w:rPr>
        <w:t>r</w:t>
      </w:r>
      <w:r w:rsidR="00EC1880" w:rsidRPr="001455B5">
        <w:rPr>
          <w:b/>
          <w:bCs/>
          <w:highlight w:val="lightGray"/>
          <w:vertAlign w:val="superscript"/>
        </w:rPr>
        <w:t>2</w:t>
      </w:r>
      <w:r w:rsidR="00AA2D0C" w:rsidRPr="001455B5">
        <w:rPr>
          <w:b/>
          <w:bCs/>
          <w:highlight w:val="lightGray"/>
        </w:rPr>
        <w:t xml:space="preserve"> = k ρ d</w:t>
      </w:r>
      <w:r w:rsidRPr="001455B5">
        <w:rPr>
          <w:b/>
          <w:bCs/>
          <w:highlight w:val="lightGray"/>
        </w:rPr>
        <w:t xml:space="preserve"> </w:t>
      </w:r>
      <w:r w:rsidR="00AA2D0C" w:rsidRPr="001455B5">
        <w:rPr>
          <w:b/>
          <w:bCs/>
          <w:highlight w:val="lightGray"/>
        </w:rPr>
        <w:t>V</w:t>
      </w:r>
      <w:r w:rsidR="00EF001C" w:rsidRPr="001455B5">
        <w:rPr>
          <w:b/>
          <w:bCs/>
          <w:highlight w:val="lightGray"/>
        </w:rPr>
        <w:t>/</w:t>
      </w:r>
      <w:r w:rsidR="00AA2D0C" w:rsidRPr="001455B5">
        <w:rPr>
          <w:b/>
          <w:bCs/>
          <w:highlight w:val="lightGray"/>
        </w:rPr>
        <w:t>r</w:t>
      </w:r>
      <w:r w:rsidR="00EF001C" w:rsidRPr="001455B5">
        <w:rPr>
          <w:b/>
          <w:bCs/>
          <w:highlight w:val="lightGray"/>
          <w:vertAlign w:val="superscript"/>
        </w:rPr>
        <w:t>2</w:t>
      </w:r>
    </w:p>
    <w:p w14:paraId="7E6F2F55" w14:textId="0EAAA341" w:rsidR="00AA2D0C" w:rsidRDefault="00293CD5" w:rsidP="00AA2D0C">
      <w:r>
        <w:rPr>
          <w:noProof/>
        </w:rPr>
        <mc:AlternateContent>
          <mc:Choice Requires="wps">
            <w:drawing>
              <wp:anchor distT="0" distB="0" distL="114300" distR="114300" simplePos="0" relativeHeight="251658256" behindDoc="0" locked="0" layoutInCell="1" allowOverlap="1" wp14:anchorId="3EDFC6C4" wp14:editId="57A3E666">
                <wp:simplePos x="0" y="0"/>
                <wp:positionH relativeFrom="column">
                  <wp:posOffset>-57150</wp:posOffset>
                </wp:positionH>
                <wp:positionV relativeFrom="paragraph">
                  <wp:posOffset>297180</wp:posOffset>
                </wp:positionV>
                <wp:extent cx="6867525" cy="752475"/>
                <wp:effectExtent l="0" t="0" r="28575" b="28575"/>
                <wp:wrapNone/>
                <wp:docPr id="1383962498" name="Scroll: Horizontal 64"/>
                <wp:cNvGraphicFramePr/>
                <a:graphic xmlns:a="http://schemas.openxmlformats.org/drawingml/2006/main">
                  <a:graphicData uri="http://schemas.microsoft.com/office/word/2010/wordprocessingShape">
                    <wps:wsp>
                      <wps:cNvSpPr/>
                      <wps:spPr>
                        <a:xfrm>
                          <a:off x="0" y="0"/>
                          <a:ext cx="6867525" cy="7524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EEAB74" w14:textId="77777777" w:rsidR="00CB42F2" w:rsidRPr="00CB42F2" w:rsidRDefault="00CB42F2" w:rsidP="00CB42F2">
                            <w:pPr>
                              <w:jc w:val="center"/>
                              <w:rPr>
                                <w:b/>
                                <w:bCs/>
                                <w:i/>
                                <w:iCs/>
                                <w:sz w:val="28"/>
                                <w:szCs w:val="28"/>
                              </w:rPr>
                            </w:pPr>
                            <w:r w:rsidRPr="00CB42F2">
                              <w:rPr>
                                <w:b/>
                                <w:bCs/>
                                <w:i/>
                                <w:iCs/>
                                <w:sz w:val="28"/>
                                <w:szCs w:val="28"/>
                              </w:rPr>
                              <w:t>Q.5 What is an electric dipole? Calculate electric field at a point due to electric dipole?</w:t>
                            </w:r>
                          </w:p>
                          <w:p w14:paraId="2E650E77" w14:textId="77777777" w:rsidR="00CB42F2" w:rsidRDefault="00CB42F2" w:rsidP="00CB42F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DFC6C4" id="Scroll: Horizontal 64" o:spid="_x0000_s1040" type="#_x0000_t98" style="position:absolute;margin-left:-4.5pt;margin-top:23.4pt;width:540.75pt;height:59.2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" fillcolor="black [3213]" strokecolor="#09101d [484]" strokeweight="1pt">
                <v:stroke joinstyle="miter"/>
                <v:textbox>
                  <w:txbxContent>
                    <w:p w14:paraId="7BEEAB74" w14:textId="77777777" w:rsidR="00CB42F2" w:rsidRPr="00CB42F2" w:rsidRDefault="00CB42F2" w:rsidP="00CB42F2">
                      <w:pPr>
                        <w:jc w:val="center"/>
                        <w:rPr>
                          <w:b/>
                          <w:bCs/>
                          <w:i/>
                          <w:iCs/>
                          <w:sz w:val="28"/>
                          <w:szCs w:val="28"/>
                        </w:rPr>
                      </w:pPr>
                      <w:r w:rsidRPr="00CB42F2">
                        <w:rPr>
                          <w:b/>
                          <w:bCs/>
                          <w:i/>
                          <w:iCs/>
                          <w:sz w:val="28"/>
                          <w:szCs w:val="28"/>
                        </w:rPr>
                        <w:t>Q.5 What is an electric dipole? Calculate electric field at a point due to electric dipole?</w:t>
                      </w:r>
                    </w:p>
                    <w:p w14:paraId="2E650E77" w14:textId="77777777" w:rsidR="00CB42F2" w:rsidRDefault="00CB42F2" w:rsidP="00CB42F2">
                      <w:pPr>
                        <w:jc w:val="center"/>
                      </w:pPr>
                    </w:p>
                  </w:txbxContent>
                </v:textbox>
              </v:shape>
            </w:pict>
          </mc:Fallback>
        </mc:AlternateContent>
      </w:r>
      <w:r w:rsidR="00AA2D0C">
        <w:t>The net electric field at P due to whole volume charge distribution is</w:t>
      </w:r>
    </w:p>
    <w:p w14:paraId="09A63D7A" w14:textId="213BD016" w:rsidR="00CB42F2" w:rsidRDefault="00CB42F2" w:rsidP="00AA2D0C"/>
    <w:p w14:paraId="0A77C73E" w14:textId="6F79DA7D" w:rsidR="00AA2D0C" w:rsidRDefault="00AA2D0C" w:rsidP="004A11B1">
      <w:pPr>
        <w:jc w:val="center"/>
      </w:pPr>
      <w:r>
        <w:t>E = \int \frac{k ρ}{r^2} dV</w:t>
      </w:r>
    </w:p>
    <w:p w14:paraId="302356A3" w14:textId="7FD8C8B1" w:rsidR="00AA2D0C" w:rsidRDefault="00AA2D0C" w:rsidP="00AA2D0C"/>
    <w:p w14:paraId="75DB04DA" w14:textId="5FEA1AEB" w:rsidR="00AA2D0C" w:rsidRPr="004A11B1" w:rsidRDefault="00AA2D0C" w:rsidP="00AA2D0C">
      <w:pPr>
        <w:rPr>
          <w:b/>
          <w:bCs/>
          <w:i/>
          <w:iCs/>
          <w:sz w:val="24"/>
          <w:szCs w:val="24"/>
        </w:rPr>
      </w:pPr>
      <w:r w:rsidRPr="008478A8">
        <w:rPr>
          <w:b/>
          <w:bCs/>
          <w:i/>
          <w:iCs/>
          <w:sz w:val="24"/>
          <w:szCs w:val="24"/>
        </w:rPr>
        <w:t>ELECTRIC DIPOLE</w:t>
      </w:r>
    </w:p>
    <w:p w14:paraId="6E561AF9" w14:textId="77777777" w:rsidR="00AA2D0C" w:rsidRPr="008478A8" w:rsidRDefault="00AA2D0C" w:rsidP="00AA2D0C">
      <w:pPr>
        <w:rPr>
          <w:b/>
          <w:bCs/>
          <w:i/>
          <w:iCs/>
        </w:rPr>
      </w:pPr>
      <w:r w:rsidRPr="008478A8">
        <w:rPr>
          <w:b/>
          <w:bCs/>
          <w:i/>
          <w:iCs/>
        </w:rPr>
        <w:t>A pair of positive charge and negative charge of same magnitude having constant distance between them is called electric dipole.</w:t>
      </w:r>
    </w:p>
    <w:p w14:paraId="7855C55B" w14:textId="77777777" w:rsidR="00AA2D0C" w:rsidRDefault="00AA2D0C" w:rsidP="00206D0B">
      <w:pPr>
        <w:pStyle w:val="ListParagraph"/>
        <w:numPr>
          <w:ilvl w:val="0"/>
          <w:numId w:val="15"/>
        </w:numPr>
      </w:pPr>
      <w:r>
        <w:t>It is a useful concept in atoms and molecules where the effects of charge separation are measurable.</w:t>
      </w:r>
    </w:p>
    <w:p w14:paraId="2CE1EC94" w14:textId="5D960DCA" w:rsidR="00AA2D0C" w:rsidRDefault="00AA2D0C" w:rsidP="00206D0B">
      <w:pPr>
        <w:pStyle w:val="ListParagraph"/>
        <w:numPr>
          <w:ilvl w:val="0"/>
          <w:numId w:val="15"/>
        </w:numPr>
      </w:pPr>
      <w:r>
        <w:t>It is also a useful concept in dielectrics and other applications in solid and liquid materials.</w:t>
      </w:r>
    </w:p>
    <w:p w14:paraId="417B3D0C" w14:textId="72DD6692" w:rsidR="00AA2D0C" w:rsidRPr="004A11B1" w:rsidRDefault="00AA2D0C" w:rsidP="00AA2D0C">
      <w:pPr>
        <w:rPr>
          <w:b/>
          <w:bCs/>
          <w:i/>
          <w:iCs/>
          <w:sz w:val="24"/>
          <w:szCs w:val="24"/>
        </w:rPr>
      </w:pPr>
      <w:r w:rsidRPr="008478A8">
        <w:rPr>
          <w:b/>
          <w:bCs/>
          <w:i/>
          <w:iCs/>
          <w:sz w:val="24"/>
          <w:szCs w:val="24"/>
        </w:rPr>
        <w:t>ELECTRIC DIPOLE MOMENT</w:t>
      </w:r>
    </w:p>
    <w:p w14:paraId="2FE1D7BE" w14:textId="77777777" w:rsidR="00AA2D0C" w:rsidRPr="008478A8" w:rsidRDefault="00AA2D0C" w:rsidP="00AA2D0C">
      <w:pPr>
        <w:rPr>
          <w:b/>
          <w:bCs/>
          <w:i/>
          <w:iCs/>
        </w:rPr>
      </w:pPr>
      <w:r w:rsidRPr="008478A8">
        <w:rPr>
          <w:b/>
          <w:bCs/>
          <w:i/>
          <w:iCs/>
        </w:rPr>
        <w:t>The product of magnitude of charge and separation between them is called electric dipole moment and written as:</w:t>
      </w:r>
    </w:p>
    <w:p w14:paraId="061E5A76" w14:textId="77777777" w:rsidR="00AA2D0C" w:rsidRPr="00E125A9" w:rsidRDefault="00AA2D0C" w:rsidP="008478A8">
      <w:pPr>
        <w:jc w:val="center"/>
        <w:rPr>
          <w:b/>
          <w:bCs/>
        </w:rPr>
      </w:pPr>
      <w:r w:rsidRPr="00E125A9">
        <w:rPr>
          <w:b/>
          <w:bCs/>
        </w:rPr>
        <w:t>P = q d</w:t>
      </w:r>
    </w:p>
    <w:p w14:paraId="55810A74" w14:textId="77777777" w:rsidR="008478A8" w:rsidRDefault="00AA2D0C" w:rsidP="00206D0B">
      <w:pPr>
        <w:pStyle w:val="ListParagraph"/>
        <w:numPr>
          <w:ilvl w:val="0"/>
          <w:numId w:val="16"/>
        </w:numPr>
      </w:pPr>
      <w:r>
        <w:t xml:space="preserve">The electric dipole moment is a vector quantity. </w:t>
      </w:r>
    </w:p>
    <w:p w14:paraId="4D8BE466" w14:textId="2594A064" w:rsidR="00AA2D0C" w:rsidRDefault="00AA2D0C" w:rsidP="00206D0B">
      <w:pPr>
        <w:pStyle w:val="ListParagraph"/>
        <w:numPr>
          <w:ilvl w:val="0"/>
          <w:numId w:val="16"/>
        </w:numPr>
      </w:pPr>
      <w:r>
        <w:t>The direction of electric dipole moment vector is from negative charge to positive charge.</w:t>
      </w:r>
    </w:p>
    <w:p w14:paraId="69F645D5" w14:textId="572B493F" w:rsidR="00AA2D0C" w:rsidRPr="004A11B1" w:rsidRDefault="00AA2D0C" w:rsidP="00AA2D0C">
      <w:pPr>
        <w:rPr>
          <w:b/>
          <w:bCs/>
          <w:i/>
          <w:iCs/>
          <w:sz w:val="24"/>
          <w:szCs w:val="24"/>
        </w:rPr>
      </w:pPr>
      <w:r w:rsidRPr="008478A8">
        <w:rPr>
          <w:b/>
          <w:bCs/>
          <w:i/>
          <w:iCs/>
          <w:sz w:val="24"/>
          <w:szCs w:val="24"/>
        </w:rPr>
        <w:t>ELECTRIC FIELD DUE TO ELECTRIC DIPOLE</w:t>
      </w:r>
    </w:p>
    <w:p w14:paraId="6A3DB113" w14:textId="77777777" w:rsidR="00437694" w:rsidRDefault="00437694" w:rsidP="00437694">
      <w:r>
        <w:t>Sure — here’s your text rewritten in clean, copy-friendly Unicode, with real mathematical symbols (no LaTeX), bold headings, and proper formatting for readability.</w:t>
      </w:r>
    </w:p>
    <w:p w14:paraId="5BBF22F5" w14:textId="77777777" w:rsidR="00437694" w:rsidRDefault="00437694" w:rsidP="00437694">
      <w:r>
        <w:t>You can copy this directly into Word or any document — it will keep all real math signs and layout.</w:t>
      </w:r>
    </w:p>
    <w:p w14:paraId="4EACF0E9" w14:textId="77777777" w:rsidR="00437694" w:rsidRDefault="00437694" w:rsidP="00437694">
      <w:r>
        <w:t>Electric Field Due to an Electric Dipole</w:t>
      </w:r>
    </w:p>
    <w:p w14:paraId="5BA307AA" w14:textId="77777777" w:rsidR="00437694" w:rsidRDefault="00437694" w:rsidP="00437694">
      <w:r>
        <w:t>The magnitude of electric field at P due to +q charge having distance r is:</w:t>
      </w:r>
    </w:p>
    <w:p w14:paraId="1869E99D" w14:textId="3290551E" w:rsidR="00437694" w:rsidRDefault="00437694" w:rsidP="00CE5AF2">
      <w:pPr>
        <w:jc w:val="center"/>
      </w:pPr>
      <w:r>
        <w:t>E₊ = k</w:t>
      </w:r>
      <w:r w:rsidR="00CE5AF2">
        <w:t xml:space="preserve"> </w:t>
      </w:r>
      <w:r>
        <w:t>q / r² ——(1)</w:t>
      </w:r>
    </w:p>
    <w:p w14:paraId="3233F23E" w14:textId="77777777" w:rsidR="00437694" w:rsidRDefault="00437694" w:rsidP="00437694">
      <w:r>
        <w:lastRenderedPageBreak/>
        <w:t>The direction of E₊ is from +q charge towards P.</w:t>
      </w:r>
    </w:p>
    <w:p w14:paraId="0DE115EF" w14:textId="77777777" w:rsidR="00437694" w:rsidRDefault="00437694" w:rsidP="00437694">
      <w:r>
        <w:t>The magnitude of electric field at P due to −q charge having distance r is:</w:t>
      </w:r>
    </w:p>
    <w:p w14:paraId="0F132A66" w14:textId="2CFC42FA" w:rsidR="00437694" w:rsidRDefault="00437694" w:rsidP="00CE5AF2">
      <w:pPr>
        <w:jc w:val="center"/>
      </w:pPr>
      <w:r>
        <w:t>E₋ = k</w:t>
      </w:r>
      <w:r w:rsidR="00CE5AF2">
        <w:t xml:space="preserve"> </w:t>
      </w:r>
      <w:r>
        <w:t>q / r² ——(2)</w:t>
      </w:r>
    </w:p>
    <w:p w14:paraId="6D4E43D9" w14:textId="77777777" w:rsidR="00437694" w:rsidRDefault="00437694" w:rsidP="00437694">
      <w:r>
        <w:t>The direction of E₋ is from P towards −q charge.</w:t>
      </w:r>
    </w:p>
    <w:p w14:paraId="6E8DCFE5" w14:textId="77777777" w:rsidR="00437694" w:rsidRDefault="00437694" w:rsidP="00437694">
      <w:r>
        <w:t>Comparing eq. (1) and eq. (2), we can write E₊ = E₋.</w:t>
      </w:r>
    </w:p>
    <w:p w14:paraId="516D6BF7" w14:textId="77777777" w:rsidR="00437694" w:rsidRDefault="00437694" w:rsidP="00437694">
      <w:r>
        <w:t>Now, to calculate the net electric field at P due to the dipole, resolve the electric fields E₊ and E₋ into components.</w:t>
      </w:r>
    </w:p>
    <w:p w14:paraId="6DD3D299" w14:textId="77777777" w:rsidR="00437694" w:rsidRDefault="00437694" w:rsidP="00437694">
      <w:r>
        <w:t>Rectangular components of E₊:</w:t>
      </w:r>
    </w:p>
    <w:p w14:paraId="724318B0" w14:textId="77777777" w:rsidR="00437694" w:rsidRDefault="00437694" w:rsidP="00CE5AF2">
      <w:pPr>
        <w:jc w:val="center"/>
      </w:pPr>
      <w:r>
        <w:t>E₊ₓ = E₊ cos θ   E₊ᵧ = E₊ sin θ</w:t>
      </w:r>
    </w:p>
    <w:p w14:paraId="1317015D" w14:textId="77777777" w:rsidR="00437694" w:rsidRDefault="00437694" w:rsidP="00437694">
      <w:r>
        <w:t>Rectangular components of E₋:</w:t>
      </w:r>
    </w:p>
    <w:p w14:paraId="749C1623" w14:textId="77777777" w:rsidR="00437694" w:rsidRDefault="00437694" w:rsidP="00CE5AF2">
      <w:pPr>
        <w:jc w:val="center"/>
      </w:pPr>
      <w:r>
        <w:t>E₋ₓ = E₋ cos θ   E₋ᵧ = E₋ sin θ</w:t>
      </w:r>
    </w:p>
    <w:p w14:paraId="230A3640" w14:textId="77777777" w:rsidR="00437694" w:rsidRDefault="00437694" w:rsidP="00437694">
      <w:r>
        <w:t>Resultant Components of Electric Field</w:t>
      </w:r>
    </w:p>
    <w:p w14:paraId="59D000B4" w14:textId="77777777" w:rsidR="00437694" w:rsidRPr="001A42D8" w:rsidRDefault="00437694" w:rsidP="00437694">
      <w:pPr>
        <w:rPr>
          <w:b/>
          <w:bCs/>
          <w:i/>
          <w:iCs/>
          <w:sz w:val="24"/>
          <w:szCs w:val="24"/>
        </w:rPr>
      </w:pPr>
      <w:r w:rsidRPr="001A42D8">
        <w:rPr>
          <w:b/>
          <w:bCs/>
          <w:i/>
          <w:iCs/>
          <w:sz w:val="24"/>
          <w:szCs w:val="24"/>
        </w:rPr>
        <w:t>X-component:</w:t>
      </w:r>
    </w:p>
    <w:p w14:paraId="1BB7CFDC" w14:textId="77777777" w:rsidR="00437694" w:rsidRDefault="00437694" w:rsidP="00CE5AF2">
      <w:pPr>
        <w:jc w:val="center"/>
      </w:pPr>
      <w:r>
        <w:t>Eₓ = (+E₊ₓ) + (−E₋ₓ)</w:t>
      </w:r>
    </w:p>
    <w:p w14:paraId="75ADF5EC" w14:textId="77777777" w:rsidR="00437694" w:rsidRDefault="00437694" w:rsidP="00CE5AF2">
      <w:pPr>
        <w:jc w:val="center"/>
      </w:pPr>
      <w:r>
        <w:t>Eₓ = E cos θ − E cos θ</w:t>
      </w:r>
    </w:p>
    <w:p w14:paraId="2DC0581F" w14:textId="77777777" w:rsidR="00437694" w:rsidRDefault="00437694" w:rsidP="00CE5AF2">
      <w:pPr>
        <w:jc w:val="center"/>
      </w:pPr>
      <w:r>
        <w:t>Eₓ = 0</w:t>
      </w:r>
    </w:p>
    <w:p w14:paraId="47015AA1" w14:textId="77777777" w:rsidR="00437694" w:rsidRPr="001A42D8" w:rsidRDefault="00437694" w:rsidP="00437694">
      <w:pPr>
        <w:rPr>
          <w:b/>
          <w:bCs/>
          <w:i/>
          <w:iCs/>
          <w:sz w:val="24"/>
          <w:szCs w:val="24"/>
        </w:rPr>
      </w:pPr>
      <w:r w:rsidRPr="001A42D8">
        <w:rPr>
          <w:b/>
          <w:bCs/>
          <w:i/>
          <w:iCs/>
          <w:sz w:val="24"/>
          <w:szCs w:val="24"/>
        </w:rPr>
        <w:t>Y-component:</w:t>
      </w:r>
    </w:p>
    <w:p w14:paraId="19FEA343" w14:textId="77777777" w:rsidR="00437694" w:rsidRDefault="00437694" w:rsidP="00CE5AF2">
      <w:pPr>
        <w:jc w:val="center"/>
      </w:pPr>
      <w:r>
        <w:t>Eᵧ = (−E₊ᵧ) + (+E₋ᵧ)</w:t>
      </w:r>
    </w:p>
    <w:p w14:paraId="58CA13D6" w14:textId="77777777" w:rsidR="00437694" w:rsidRDefault="00437694" w:rsidP="00CE5AF2">
      <w:pPr>
        <w:jc w:val="center"/>
      </w:pPr>
      <w:r>
        <w:t>Eᵧ = E sin θ + E sin θ</w:t>
      </w:r>
    </w:p>
    <w:p w14:paraId="5B67D20E" w14:textId="77777777" w:rsidR="00437694" w:rsidRDefault="00437694" w:rsidP="00CE5AF2">
      <w:pPr>
        <w:jc w:val="center"/>
      </w:pPr>
      <w:r>
        <w:t>Eᵧ = 2E sin θ</w:t>
      </w:r>
    </w:p>
    <w:p w14:paraId="38F250B5" w14:textId="77777777" w:rsidR="00437694" w:rsidRDefault="00437694" w:rsidP="00437694">
      <w:r>
        <w:t>Hence, the magnitude of resultant electric field:</w:t>
      </w:r>
    </w:p>
    <w:p w14:paraId="430EFFA1" w14:textId="64A23A79" w:rsidR="00437694" w:rsidRDefault="00437694" w:rsidP="00CE5AF2">
      <w:pPr>
        <w:jc w:val="center"/>
      </w:pPr>
      <w:r>
        <w:t>E² = Eₓ² + Eᵧ² = 0 + (2E sin θ)</w:t>
      </w:r>
      <w:r w:rsidR="00CE5AF2">
        <w:t xml:space="preserve"> </w:t>
      </w:r>
      <w:r>
        <w:t>²</w:t>
      </w:r>
    </w:p>
    <w:p w14:paraId="31718F18" w14:textId="77777777" w:rsidR="00437694" w:rsidRDefault="00437694" w:rsidP="00CE5AF2">
      <w:pPr>
        <w:jc w:val="center"/>
      </w:pPr>
      <w:r>
        <w:t>E = 2E sin θ</w:t>
      </w:r>
    </w:p>
    <w:p w14:paraId="6C8B49C2" w14:textId="77777777" w:rsidR="00437694" w:rsidRDefault="00437694" w:rsidP="00437694">
      <w:r>
        <w:t>Substitute:</w:t>
      </w:r>
    </w:p>
    <w:p w14:paraId="3699809A" w14:textId="3EAA2300" w:rsidR="00437694" w:rsidRDefault="00437694" w:rsidP="00CE5AF2">
      <w:pPr>
        <w:jc w:val="center"/>
      </w:pPr>
      <w:r>
        <w:t>E = 2(k</w:t>
      </w:r>
      <w:r w:rsidR="00CE5AF2">
        <w:t xml:space="preserve"> </w:t>
      </w:r>
      <w:r>
        <w:t>q / r²) sin θ</w:t>
      </w:r>
    </w:p>
    <w:p w14:paraId="39E767CA" w14:textId="77777777" w:rsidR="00437694" w:rsidRDefault="00437694" w:rsidP="00437694">
      <w:r>
        <w:t>From figure,</w:t>
      </w:r>
    </w:p>
    <w:p w14:paraId="7D859409" w14:textId="200D982F" w:rsidR="00437694" w:rsidRDefault="00437694" w:rsidP="00CE5AF2">
      <w:pPr>
        <w:jc w:val="center"/>
      </w:pPr>
      <w:r>
        <w:t>E = 2(k</w:t>
      </w:r>
      <w:r w:rsidR="00CE5AF2">
        <w:t xml:space="preserve"> </w:t>
      </w:r>
      <w:r>
        <w:t>q / r²) (d / 2r)</w:t>
      </w:r>
    </w:p>
    <w:p w14:paraId="088D0D71" w14:textId="77777777" w:rsidR="00437694" w:rsidRDefault="00437694" w:rsidP="00CE5AF2">
      <w:pPr>
        <w:jc w:val="center"/>
      </w:pPr>
      <w:r>
        <w:t>E = (k q d) / r³ = (k P) / r³</w:t>
      </w:r>
    </w:p>
    <w:p w14:paraId="26495862" w14:textId="77777777" w:rsidR="00437694" w:rsidRDefault="00437694" w:rsidP="00CE5AF2">
      <w:pPr>
        <w:jc w:val="center"/>
      </w:pPr>
      <w:r>
        <w:t>E = k P r⁻³</w:t>
      </w:r>
    </w:p>
    <w:p w14:paraId="66D06125" w14:textId="77777777" w:rsidR="00437694" w:rsidRDefault="00437694" w:rsidP="00437694">
      <w:r>
        <w:t>From figure:</w:t>
      </w:r>
    </w:p>
    <w:p w14:paraId="632BB576" w14:textId="44940D1A" w:rsidR="00437694" w:rsidRDefault="00437694" w:rsidP="00CE5AF2">
      <w:pPr>
        <w:jc w:val="center"/>
      </w:pPr>
      <w:r>
        <w:t>E = k P (x² + d² / 4)</w:t>
      </w:r>
      <w:r w:rsidR="00CE5AF2">
        <w:t xml:space="preserve"> </w:t>
      </w:r>
      <w:r>
        <w:t>⁻³</w:t>
      </w:r>
      <w:r>
        <w:rPr>
          <w:rFonts w:ascii="Gadugi" w:hAnsi="Gadugi" w:cs="Gadugi"/>
        </w:rPr>
        <w:t>ᐟ</w:t>
      </w:r>
      <w:r>
        <w:t>²</w:t>
      </w:r>
    </w:p>
    <w:p w14:paraId="1EDD54B9" w14:textId="4804BBAC" w:rsidR="00437694" w:rsidRDefault="00437694" w:rsidP="00CE5AF2">
      <w:pPr>
        <w:jc w:val="center"/>
      </w:pPr>
      <w:r>
        <w:lastRenderedPageBreak/>
        <w:t>E = (k</w:t>
      </w:r>
      <w:r w:rsidR="00CE5AF2">
        <w:t xml:space="preserve"> </w:t>
      </w:r>
      <w:r>
        <w:t>P / x³) (1 + d² / 4x²)</w:t>
      </w:r>
      <w:r w:rsidR="00CE5AF2">
        <w:t xml:space="preserve"> </w:t>
      </w:r>
      <w:r>
        <w:t>⁻³</w:t>
      </w:r>
      <w:r>
        <w:rPr>
          <w:rFonts w:ascii="Gadugi" w:hAnsi="Gadugi" w:cs="Gadugi"/>
        </w:rPr>
        <w:t>ᐟ</w:t>
      </w:r>
      <w:r>
        <w:t>²</w:t>
      </w:r>
    </w:p>
    <w:p w14:paraId="2C08036B" w14:textId="77777777" w:rsidR="00437694" w:rsidRDefault="00437694" w:rsidP="00437694">
      <w:r>
        <w:t>Expand by binomial theorem:</w:t>
      </w:r>
    </w:p>
    <w:p w14:paraId="4A77DAEA" w14:textId="78A08189" w:rsidR="00437694" w:rsidRDefault="00437694" w:rsidP="00CE5AF2">
      <w:pPr>
        <w:jc w:val="center"/>
      </w:pPr>
      <w:r>
        <w:t>E = (k</w:t>
      </w:r>
      <w:r w:rsidR="00CE5AF2">
        <w:t xml:space="preserve"> </w:t>
      </w:r>
      <w:r>
        <w:t>P / x³) [1 − (3 d² / 8x²) + …]</w:t>
      </w:r>
    </w:p>
    <w:p w14:paraId="731621F0" w14:textId="77777777" w:rsidR="00437694" w:rsidRDefault="00437694" w:rsidP="00437694">
      <w:r>
        <w:t>Neglect higher-order terms:</w:t>
      </w:r>
    </w:p>
    <w:p w14:paraId="3320F9B6" w14:textId="2B4C7C62" w:rsidR="00437694" w:rsidRDefault="00437694" w:rsidP="00CE5AF2">
      <w:pPr>
        <w:jc w:val="center"/>
      </w:pPr>
      <w:r w:rsidRPr="00EE4082">
        <w:rPr>
          <w:highlight w:val="lightGray"/>
        </w:rPr>
        <w:t>E = k</w:t>
      </w:r>
      <w:r w:rsidR="00CE5AF2" w:rsidRPr="00EE4082">
        <w:rPr>
          <w:highlight w:val="lightGray"/>
        </w:rPr>
        <w:t xml:space="preserve"> </w:t>
      </w:r>
      <w:r w:rsidRPr="00EE4082">
        <w:rPr>
          <w:highlight w:val="lightGray"/>
        </w:rPr>
        <w:t>P / x³</w:t>
      </w:r>
    </w:p>
    <w:p w14:paraId="131888F9" w14:textId="4DDBA950" w:rsidR="00437694" w:rsidRDefault="00437694" w:rsidP="00437694">
      <w:r>
        <w:t>This is the electric field at point P due to an electric dipole, where</w:t>
      </w:r>
      <w:r w:rsidR="00CE5AF2">
        <w:t>’</w:t>
      </w:r>
    </w:p>
    <w:p w14:paraId="2F4B615F" w14:textId="304C84A8" w:rsidR="00437694" w:rsidRDefault="00E420B8" w:rsidP="00437694">
      <w:r>
        <w:rPr>
          <w:b/>
          <w:bCs/>
          <w:i/>
          <w:iCs/>
          <w:noProof/>
          <w:sz w:val="24"/>
          <w:szCs w:val="24"/>
        </w:rPr>
        <mc:AlternateContent>
          <mc:Choice Requires="wps">
            <w:drawing>
              <wp:anchor distT="0" distB="0" distL="114300" distR="114300" simplePos="0" relativeHeight="251658257" behindDoc="0" locked="0" layoutInCell="1" allowOverlap="1" wp14:anchorId="383C836A" wp14:editId="554660CF">
                <wp:simplePos x="0" y="0"/>
                <wp:positionH relativeFrom="column">
                  <wp:posOffset>-85090</wp:posOffset>
                </wp:positionH>
                <wp:positionV relativeFrom="paragraph">
                  <wp:posOffset>221615</wp:posOffset>
                </wp:positionV>
                <wp:extent cx="6819900" cy="581025"/>
                <wp:effectExtent l="0" t="0" r="19050" b="28575"/>
                <wp:wrapNone/>
                <wp:docPr id="1719333330" name="Scroll: Horizontal 65"/>
                <wp:cNvGraphicFramePr/>
                <a:graphic xmlns:a="http://schemas.openxmlformats.org/drawingml/2006/main">
                  <a:graphicData uri="http://schemas.microsoft.com/office/word/2010/wordprocessingShape">
                    <wps:wsp>
                      <wps:cNvSpPr/>
                      <wps:spPr>
                        <a:xfrm>
                          <a:off x="0" y="0"/>
                          <a:ext cx="6819900" cy="5810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EE3D1F" w14:textId="77777777" w:rsidR="00E420B8" w:rsidRPr="00E420B8" w:rsidRDefault="00E420B8" w:rsidP="00E420B8">
                            <w:pPr>
                              <w:jc w:val="center"/>
                              <w:rPr>
                                <w:b/>
                                <w:bCs/>
                                <w:i/>
                                <w:iCs/>
                                <w:sz w:val="32"/>
                                <w:szCs w:val="32"/>
                              </w:rPr>
                            </w:pPr>
                            <w:r w:rsidRPr="00E420B8">
                              <w:rPr>
                                <w:b/>
                                <w:bCs/>
                                <w:i/>
                                <w:iCs/>
                                <w:sz w:val="32"/>
                                <w:szCs w:val="32"/>
                              </w:rPr>
                              <w:t>Q.6 Electric Field Due to a Ring of Charge</w:t>
                            </w:r>
                          </w:p>
                          <w:p w14:paraId="2503A22B" w14:textId="77777777" w:rsidR="00E420B8" w:rsidRDefault="00E420B8" w:rsidP="00E420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3C836A" id="Scroll: Horizontal 65" o:spid="_x0000_s1041" type="#_x0000_t98" style="position:absolute;margin-left:-6.7pt;margin-top:17.45pt;width:537pt;height:45.7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" fillcolor="black [3213]" strokecolor="#09101d [484]" strokeweight="1pt">
                <v:stroke joinstyle="miter"/>
                <v:textbox>
                  <w:txbxContent>
                    <w:p w14:paraId="66EE3D1F" w14:textId="77777777" w:rsidR="00E420B8" w:rsidRPr="00E420B8" w:rsidRDefault="00E420B8" w:rsidP="00E420B8">
                      <w:pPr>
                        <w:jc w:val="center"/>
                        <w:rPr>
                          <w:b/>
                          <w:bCs/>
                          <w:i/>
                          <w:iCs/>
                          <w:sz w:val="32"/>
                          <w:szCs w:val="32"/>
                        </w:rPr>
                      </w:pPr>
                      <w:r w:rsidRPr="00E420B8">
                        <w:rPr>
                          <w:b/>
                          <w:bCs/>
                          <w:i/>
                          <w:iCs/>
                          <w:sz w:val="32"/>
                          <w:szCs w:val="32"/>
                        </w:rPr>
                        <w:t>Q.6 Electric Field Due to a Ring of Charge</w:t>
                      </w:r>
                    </w:p>
                    <w:p w14:paraId="2503A22B" w14:textId="77777777" w:rsidR="00E420B8" w:rsidRDefault="00E420B8" w:rsidP="00E420B8">
                      <w:pPr>
                        <w:jc w:val="center"/>
                      </w:pPr>
                    </w:p>
                  </w:txbxContent>
                </v:textbox>
              </v:shape>
            </w:pict>
          </mc:Fallback>
        </mc:AlternateContent>
      </w:r>
      <w:r w:rsidR="00437694">
        <w:t>x = distance between point P and the bisecting point O between +q and −q.</w:t>
      </w:r>
    </w:p>
    <w:p w14:paraId="552E9DEB" w14:textId="7795BE30" w:rsidR="007A5AD5" w:rsidRDefault="007A5AD5" w:rsidP="00437694"/>
    <w:p w14:paraId="02FCA818" w14:textId="77777777" w:rsidR="00E420B8" w:rsidRDefault="00E420B8" w:rsidP="00437694"/>
    <w:p w14:paraId="4C1DF6CA" w14:textId="0289FEB2" w:rsidR="00437694" w:rsidRDefault="00437694" w:rsidP="00437694">
      <w:r>
        <w:t>Consider a positively charged ring of radius R on which charge q is distributed uniformly.</w:t>
      </w:r>
      <w:r w:rsidR="00395FFD">
        <w:t xml:space="preserve"> </w:t>
      </w:r>
      <w:r>
        <w:t>This is a linear charge distribution.</w:t>
      </w:r>
      <w:r w:rsidR="00395FFD">
        <w:t xml:space="preserve"> </w:t>
      </w:r>
      <w:r>
        <w:t>Take a small element ds of the ring carrying charge d</w:t>
      </w:r>
      <w:r w:rsidR="007A5AD5">
        <w:t xml:space="preserve"> </w:t>
      </w:r>
      <w:r>
        <w:t>q.</w:t>
      </w:r>
    </w:p>
    <w:p w14:paraId="34918B76" w14:textId="719CEB67" w:rsidR="00437694" w:rsidRDefault="00437694" w:rsidP="007A5AD5">
      <w:pPr>
        <w:jc w:val="center"/>
      </w:pPr>
      <w:r>
        <w:t>λ = d</w:t>
      </w:r>
      <w:r w:rsidR="007A5AD5">
        <w:t xml:space="preserve"> </w:t>
      </w:r>
      <w:r>
        <w:t>q / ds</w:t>
      </w:r>
    </w:p>
    <w:p w14:paraId="684C8ADA" w14:textId="151FF096" w:rsidR="00437694" w:rsidRDefault="00437694" w:rsidP="00437694">
      <w:r>
        <w:t>Consider two opposite elements ds at the ends of a diameter.</w:t>
      </w:r>
      <w:r w:rsidR="00395FFD">
        <w:t xml:space="preserve"> </w:t>
      </w:r>
      <w:r>
        <w:t>We must calculate the electric field at point P on the perpendicular axis at distance z from the plane of the ring.</w:t>
      </w:r>
    </w:p>
    <w:p w14:paraId="5B77BC3D" w14:textId="77777777" w:rsidR="00437694" w:rsidRDefault="00437694" w:rsidP="00437694">
      <w:r>
        <w:t>From the figure:</w:t>
      </w:r>
    </w:p>
    <w:p w14:paraId="1B7D5158" w14:textId="278DBF3F" w:rsidR="00437694" w:rsidRDefault="007A5AD5" w:rsidP="007A5AD5">
      <w:pPr>
        <w:jc w:val="center"/>
      </w:pPr>
      <w:r>
        <w:t xml:space="preserve">d </w:t>
      </w:r>
      <w:r w:rsidR="00437694">
        <w:t>Eᴸ = k d</w:t>
      </w:r>
      <w:r>
        <w:t xml:space="preserve"> </w:t>
      </w:r>
      <w:r w:rsidR="00437694">
        <w:t>q / r² (1)</w:t>
      </w:r>
    </w:p>
    <w:p w14:paraId="31A66700" w14:textId="3F1E776F" w:rsidR="00437694" w:rsidRDefault="007A5AD5" w:rsidP="007A5AD5">
      <w:pPr>
        <w:jc w:val="center"/>
      </w:pPr>
      <w:r>
        <w:t xml:space="preserve">d </w:t>
      </w:r>
      <w:r w:rsidR="00437694">
        <w:t>Eᴹ = k d</w:t>
      </w:r>
      <w:r>
        <w:t xml:space="preserve"> </w:t>
      </w:r>
      <w:r w:rsidR="00437694">
        <w:t>q / r² (2)</w:t>
      </w:r>
    </w:p>
    <w:p w14:paraId="57CA3028" w14:textId="77777777" w:rsidR="00437694" w:rsidRDefault="00437694" w:rsidP="00437694">
      <w:r>
        <w:t>Comparing (1) and (2):</w:t>
      </w:r>
    </w:p>
    <w:p w14:paraId="02A6617A" w14:textId="77777777" w:rsidR="00437694" w:rsidRDefault="00437694" w:rsidP="00437694">
      <w:r>
        <w:t>Resolve into components</w:t>
      </w:r>
    </w:p>
    <w:p w14:paraId="43F62ADC" w14:textId="77777777" w:rsidR="00437694" w:rsidRDefault="00437694" w:rsidP="00437694">
      <w:r>
        <w:t>Rectangular components of element L:</w:t>
      </w:r>
    </w:p>
    <w:p w14:paraId="55D713D6" w14:textId="2FC4F314" w:rsidR="00437694" w:rsidRDefault="007A5AD5" w:rsidP="007A5AD5">
      <w:pPr>
        <w:jc w:val="center"/>
      </w:pPr>
      <w:r>
        <w:t xml:space="preserve">d </w:t>
      </w:r>
      <w:r w:rsidR="00437694">
        <w:t>Eᴸₓ = d</w:t>
      </w:r>
      <w:r>
        <w:t xml:space="preserve"> </w:t>
      </w:r>
      <w:r w:rsidR="00437694">
        <w:t>Eᴸ cos θ d</w:t>
      </w:r>
      <w:r>
        <w:t xml:space="preserve"> </w:t>
      </w:r>
      <w:r w:rsidR="00437694">
        <w:t>Eᴸᵧ = d</w:t>
      </w:r>
      <w:r>
        <w:t xml:space="preserve"> </w:t>
      </w:r>
      <w:r w:rsidR="00437694">
        <w:t>Eᴸ sin θ</w:t>
      </w:r>
    </w:p>
    <w:p w14:paraId="3720E863" w14:textId="77777777" w:rsidR="00437694" w:rsidRDefault="00437694" w:rsidP="00437694">
      <w:r>
        <w:t>Rectangular components of element M:</w:t>
      </w:r>
    </w:p>
    <w:p w14:paraId="047FEA2C" w14:textId="743EFEE1" w:rsidR="00437694" w:rsidRDefault="007A5AD5" w:rsidP="007A5AD5">
      <w:pPr>
        <w:jc w:val="center"/>
      </w:pPr>
      <w:r>
        <w:t xml:space="preserve">d </w:t>
      </w:r>
      <w:r w:rsidR="00437694">
        <w:t>Eᴹₓ = d</w:t>
      </w:r>
      <w:r>
        <w:t xml:space="preserve"> </w:t>
      </w:r>
      <w:r w:rsidR="00437694">
        <w:t>Eᴹ cos θ d</w:t>
      </w:r>
      <w:r>
        <w:t xml:space="preserve"> </w:t>
      </w:r>
      <w:r w:rsidR="00437694">
        <w:t>Eᴹᵧ = d</w:t>
      </w:r>
      <w:r>
        <w:t xml:space="preserve"> </w:t>
      </w:r>
      <w:r w:rsidR="00437694">
        <w:t>Eᴹ sin θ</w:t>
      </w:r>
    </w:p>
    <w:p w14:paraId="3A47430C" w14:textId="77777777" w:rsidR="00437694" w:rsidRDefault="00437694" w:rsidP="00437694">
      <w:r>
        <w:t>Resultant x-component:</w:t>
      </w:r>
    </w:p>
    <w:p w14:paraId="5AE3EB84" w14:textId="4D766A1D" w:rsidR="00437694" w:rsidRDefault="007A5AD5" w:rsidP="007A5AD5">
      <w:pPr>
        <w:jc w:val="center"/>
      </w:pPr>
      <w:r>
        <w:t xml:space="preserve">d </w:t>
      </w:r>
      <w:r w:rsidR="00437694">
        <w:t>Eₓ = (+d</w:t>
      </w:r>
      <w:r>
        <w:t xml:space="preserve"> </w:t>
      </w:r>
      <w:r w:rsidR="00437694">
        <w:t>Eᴸₓ) + (−d</w:t>
      </w:r>
      <w:r>
        <w:t xml:space="preserve"> </w:t>
      </w:r>
      <w:r w:rsidR="00437694">
        <w:t>Eᴹₓ) = d</w:t>
      </w:r>
      <w:r>
        <w:t xml:space="preserve"> </w:t>
      </w:r>
      <w:r w:rsidR="00437694">
        <w:t xml:space="preserve">Eᴸ cos θ </w:t>
      </w:r>
      <w:r>
        <w:t>–</w:t>
      </w:r>
      <w:r w:rsidR="00437694">
        <w:t xml:space="preserve"> d</w:t>
      </w:r>
      <w:r>
        <w:t xml:space="preserve"> </w:t>
      </w:r>
      <w:r w:rsidR="00437694">
        <w:t>Eᴸ cos θ = 0</w:t>
      </w:r>
    </w:p>
    <w:p w14:paraId="74CEFDB8" w14:textId="77777777" w:rsidR="00437694" w:rsidRDefault="00437694" w:rsidP="00437694">
      <w:r>
        <w:t>Resultant y-component:</w:t>
      </w:r>
    </w:p>
    <w:p w14:paraId="43E862B8" w14:textId="14DE1FF6" w:rsidR="00437694" w:rsidRDefault="007A5AD5" w:rsidP="007A5AD5">
      <w:pPr>
        <w:jc w:val="center"/>
      </w:pPr>
      <w:r>
        <w:t xml:space="preserve">d </w:t>
      </w:r>
      <w:r w:rsidR="00437694">
        <w:t>Eᵧ = (+d</w:t>
      </w:r>
      <w:r>
        <w:t xml:space="preserve"> </w:t>
      </w:r>
      <w:r w:rsidR="00437694">
        <w:t>Eᴸᵧ) + (+d</w:t>
      </w:r>
      <w:r>
        <w:t xml:space="preserve"> </w:t>
      </w:r>
      <w:r w:rsidR="00437694">
        <w:t>Eᴹᵧ) = d</w:t>
      </w:r>
      <w:r>
        <w:t xml:space="preserve"> </w:t>
      </w:r>
      <w:r w:rsidR="00437694">
        <w:t>Eᴸ sin θ + d</w:t>
      </w:r>
      <w:r>
        <w:t xml:space="preserve"> </w:t>
      </w:r>
      <w:r w:rsidR="00437694">
        <w:t>Eᴹ sin θ</w:t>
      </w:r>
    </w:p>
    <w:p w14:paraId="452015D1" w14:textId="5A6179E9" w:rsidR="00437694" w:rsidRDefault="00437694" w:rsidP="007A5AD5">
      <w:pPr>
        <w:jc w:val="center"/>
      </w:pPr>
      <w:r>
        <w:t>d</w:t>
      </w:r>
      <w:r w:rsidR="007A5AD5">
        <w:t xml:space="preserve"> </w:t>
      </w:r>
      <w:r>
        <w:t>Eᵧ = 2 d</w:t>
      </w:r>
      <w:r w:rsidR="007A5AD5">
        <w:t xml:space="preserve"> </w:t>
      </w:r>
      <w:r>
        <w:t>Eᴸ sin θ</w:t>
      </w:r>
    </w:p>
    <w:p w14:paraId="7AF1DF1E" w14:textId="77777777" w:rsidR="00437694" w:rsidRDefault="00437694" w:rsidP="00437694">
      <w:r>
        <w:t>Hence,</w:t>
      </w:r>
    </w:p>
    <w:p w14:paraId="2C098D31" w14:textId="7963DEBE" w:rsidR="00437694" w:rsidRDefault="00437694" w:rsidP="007A5AD5">
      <w:pPr>
        <w:jc w:val="center"/>
      </w:pPr>
      <w:r>
        <w:t>E = ∫ 2 d</w:t>
      </w:r>
      <w:r w:rsidR="007A5AD5">
        <w:t xml:space="preserve"> </w:t>
      </w:r>
      <w:r>
        <w:t>Eᴸ sin θ</w:t>
      </w:r>
    </w:p>
    <w:p w14:paraId="057A5E0E" w14:textId="63ACDB3F" w:rsidR="00437694" w:rsidRDefault="00437694" w:rsidP="007A5AD5">
      <w:pPr>
        <w:jc w:val="center"/>
      </w:pPr>
      <w:r>
        <w:t>E = ∫ 2 (k d</w:t>
      </w:r>
      <w:r w:rsidR="007A5AD5">
        <w:t xml:space="preserve"> </w:t>
      </w:r>
      <w:r>
        <w:t>q / r²) sin θ</w:t>
      </w:r>
    </w:p>
    <w:p w14:paraId="4276FCFA" w14:textId="77777777" w:rsidR="00437694" w:rsidRDefault="00437694" w:rsidP="00437694">
      <w:r>
        <w:lastRenderedPageBreak/>
        <w:t>From figure:</w:t>
      </w:r>
    </w:p>
    <w:p w14:paraId="69D3DE01" w14:textId="4395C4D4" w:rsidR="00437694" w:rsidRDefault="00437694" w:rsidP="007A5AD5">
      <w:pPr>
        <w:jc w:val="center"/>
      </w:pPr>
      <w:r>
        <w:t>E = ∫ 2 k d</w:t>
      </w:r>
      <w:r w:rsidR="007A5AD5">
        <w:t xml:space="preserve"> </w:t>
      </w:r>
      <w:r>
        <w:t>q (z / r³)</w:t>
      </w:r>
    </w:p>
    <w:p w14:paraId="7FF8CEBC" w14:textId="07651D95" w:rsidR="00437694" w:rsidRDefault="00437694" w:rsidP="00437694">
      <w:r>
        <w:t>Since d</w:t>
      </w:r>
      <w:r w:rsidR="007A5AD5">
        <w:t xml:space="preserve"> </w:t>
      </w:r>
      <w:r>
        <w:t>q = λ ds,</w:t>
      </w:r>
    </w:p>
    <w:p w14:paraId="0720049A" w14:textId="688ED4C1" w:rsidR="00437694" w:rsidRDefault="00437694" w:rsidP="007A5AD5">
      <w:pPr>
        <w:jc w:val="center"/>
      </w:pPr>
      <w:r>
        <w:t>E = ∫ (2 k z λ ds) / (z² + R²)</w:t>
      </w:r>
      <w:r w:rsidR="007A5AD5">
        <w:t xml:space="preserve"> </w:t>
      </w:r>
      <w:r>
        <w:t>³</w:t>
      </w:r>
      <w:r>
        <w:rPr>
          <w:rFonts w:ascii="Gadugi" w:hAnsi="Gadugi" w:cs="Gadugi"/>
        </w:rPr>
        <w:t>ᐟ</w:t>
      </w:r>
      <w:r>
        <w:t>²</w:t>
      </w:r>
    </w:p>
    <w:p w14:paraId="725D369F" w14:textId="1A1528DD" w:rsidR="00437694" w:rsidRDefault="00437694" w:rsidP="00437694">
      <w:r>
        <w:t>For the full ring:</w:t>
      </w:r>
    </w:p>
    <w:p w14:paraId="7D05782E" w14:textId="4A84ECA5" w:rsidR="00437694" w:rsidRDefault="00437694" w:rsidP="007A5AD5">
      <w:pPr>
        <w:jc w:val="center"/>
      </w:pPr>
      <w:r>
        <w:t>E = (2 k z λ π R) / (z² + R²)</w:t>
      </w:r>
      <w:r w:rsidR="007A5AD5">
        <w:t xml:space="preserve"> </w:t>
      </w:r>
      <w:r>
        <w:t>³</w:t>
      </w:r>
      <w:r>
        <w:rPr>
          <w:rFonts w:ascii="Gadugi" w:hAnsi="Gadugi" w:cs="Gadugi"/>
        </w:rPr>
        <w:t>ᐟ</w:t>
      </w:r>
      <w:r>
        <w:t>²</w:t>
      </w:r>
    </w:p>
    <w:p w14:paraId="55E077D1" w14:textId="77777777" w:rsidR="00437694" w:rsidRDefault="00437694" w:rsidP="00437694">
      <w:r>
        <w:t>As λ = q / 2πR,</w:t>
      </w:r>
    </w:p>
    <w:p w14:paraId="1F61778D" w14:textId="68774B6F" w:rsidR="00437694" w:rsidRDefault="00437694" w:rsidP="007A5AD5">
      <w:pPr>
        <w:jc w:val="center"/>
      </w:pPr>
      <w:r>
        <w:t>E = (z k q) / (z² + R²)</w:t>
      </w:r>
      <w:r w:rsidR="007A5AD5">
        <w:t xml:space="preserve"> </w:t>
      </w:r>
      <w:r>
        <w:t>³</w:t>
      </w:r>
      <w:r>
        <w:rPr>
          <w:rFonts w:ascii="Gadugi" w:hAnsi="Gadugi" w:cs="Gadugi"/>
        </w:rPr>
        <w:t>ᐟ</w:t>
      </w:r>
      <w:r>
        <w:t>²</w:t>
      </w:r>
    </w:p>
    <w:p w14:paraId="793421E7" w14:textId="0BB42B85" w:rsidR="00437694" w:rsidRDefault="00437694" w:rsidP="00437694">
      <w:r>
        <w:t>For large z, neglect R²:</w:t>
      </w:r>
    </w:p>
    <w:p w14:paraId="60059845" w14:textId="185A9A66" w:rsidR="00437694" w:rsidRDefault="00437694" w:rsidP="007A5AD5">
      <w:pPr>
        <w:jc w:val="center"/>
      </w:pPr>
      <w:r w:rsidRPr="007A5AD5">
        <w:rPr>
          <w:highlight w:val="lightGray"/>
        </w:rPr>
        <w:t>E = k q / z²</w:t>
      </w:r>
    </w:p>
    <w:p w14:paraId="51AF8AEC" w14:textId="19F650A4" w:rsidR="00437694" w:rsidRDefault="00E4169D" w:rsidP="00437694">
      <w:r>
        <w:rPr>
          <w:noProof/>
        </w:rPr>
        <mc:AlternateContent>
          <mc:Choice Requires="wps">
            <w:drawing>
              <wp:anchor distT="0" distB="0" distL="114300" distR="114300" simplePos="0" relativeHeight="251658258" behindDoc="0" locked="0" layoutInCell="1" allowOverlap="1" wp14:anchorId="2D9904CB" wp14:editId="0CEE8AC3">
                <wp:simplePos x="0" y="0"/>
                <wp:positionH relativeFrom="margin">
                  <wp:posOffset>9526</wp:posOffset>
                </wp:positionH>
                <wp:positionV relativeFrom="paragraph">
                  <wp:posOffset>241300</wp:posOffset>
                </wp:positionV>
                <wp:extent cx="6819900" cy="466725"/>
                <wp:effectExtent l="0" t="0" r="19050" b="28575"/>
                <wp:wrapNone/>
                <wp:docPr id="1526109898" name="Scroll: Horizontal 66"/>
                <wp:cNvGraphicFramePr/>
                <a:graphic xmlns:a="http://schemas.openxmlformats.org/drawingml/2006/main">
                  <a:graphicData uri="http://schemas.microsoft.com/office/word/2010/wordprocessingShape">
                    <wps:wsp>
                      <wps:cNvSpPr/>
                      <wps:spPr>
                        <a:xfrm>
                          <a:off x="0" y="0"/>
                          <a:ext cx="6819900" cy="4667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524AFF" w14:textId="77777777" w:rsidR="00E4169D" w:rsidRPr="00E4169D" w:rsidRDefault="00E4169D" w:rsidP="00E4169D">
                            <w:pPr>
                              <w:jc w:val="center"/>
                              <w:rPr>
                                <w:b/>
                                <w:bCs/>
                                <w:i/>
                                <w:iCs/>
                                <w:sz w:val="32"/>
                                <w:szCs w:val="32"/>
                              </w:rPr>
                            </w:pPr>
                            <w:r w:rsidRPr="00E4169D">
                              <w:rPr>
                                <w:b/>
                                <w:bCs/>
                                <w:i/>
                                <w:iCs/>
                                <w:sz w:val="32"/>
                                <w:szCs w:val="32"/>
                              </w:rPr>
                              <w:t>Q.7 Electric Field Due to a Charged Disk</w:t>
                            </w:r>
                          </w:p>
                          <w:p w14:paraId="6B58AFB9" w14:textId="77777777" w:rsidR="00E4169D" w:rsidRDefault="00E4169D" w:rsidP="00E416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9904CB" id="Scroll: Horizontal 66" o:spid="_x0000_s1042" type="#_x0000_t98" style="position:absolute;margin-left:.75pt;margin-top:19pt;width:537pt;height:36.75pt;z-index:25165825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" fillcolor="black [3213]" strokecolor="#09101d [484]" strokeweight="1pt">
                <v:stroke joinstyle="miter"/>
                <v:textbox>
                  <w:txbxContent>
                    <w:p w14:paraId="54524AFF" w14:textId="77777777" w:rsidR="00E4169D" w:rsidRPr="00E4169D" w:rsidRDefault="00E4169D" w:rsidP="00E4169D">
                      <w:pPr>
                        <w:jc w:val="center"/>
                        <w:rPr>
                          <w:b/>
                          <w:bCs/>
                          <w:i/>
                          <w:iCs/>
                          <w:sz w:val="32"/>
                          <w:szCs w:val="32"/>
                        </w:rPr>
                      </w:pPr>
                      <w:r w:rsidRPr="00E4169D">
                        <w:rPr>
                          <w:b/>
                          <w:bCs/>
                          <w:i/>
                          <w:iCs/>
                          <w:sz w:val="32"/>
                          <w:szCs w:val="32"/>
                        </w:rPr>
                        <w:t>Q.7 Electric Field Due to a Charged Disk</w:t>
                      </w:r>
                    </w:p>
                    <w:p w14:paraId="6B58AFB9" w14:textId="77777777" w:rsidR="00E4169D" w:rsidRDefault="00E4169D" w:rsidP="00E4169D">
                      <w:pPr>
                        <w:jc w:val="center"/>
                      </w:pPr>
                    </w:p>
                  </w:txbxContent>
                </v:textbox>
                <w10:wrap anchorx="margin"/>
              </v:shape>
            </w:pict>
          </mc:Fallback>
        </mc:AlternateContent>
      </w:r>
      <w:r w:rsidR="00437694">
        <w:t>Hence, the ring behaves as a point charge concentrated at its center.</w:t>
      </w:r>
    </w:p>
    <w:p w14:paraId="31703845" w14:textId="0120096C" w:rsidR="00E4169D" w:rsidRDefault="00E4169D" w:rsidP="00437694"/>
    <w:p w14:paraId="53A37B4F" w14:textId="77777777" w:rsidR="00E4169D" w:rsidRDefault="00E4169D" w:rsidP="00437694"/>
    <w:p w14:paraId="68D51B4F" w14:textId="392B77E6" w:rsidR="00437694" w:rsidRDefault="00437694" w:rsidP="00437694">
      <w:r>
        <w:t xml:space="preserve">Consider a positively charged circular disk of radius </w:t>
      </w:r>
      <w:r w:rsidRPr="00395FFD">
        <w:rPr>
          <w:b/>
          <w:bCs/>
        </w:rPr>
        <w:t>R</w:t>
      </w:r>
      <w:r>
        <w:t xml:space="preserve"> having surface charge density </w:t>
      </w:r>
      <w:r w:rsidRPr="00395FFD">
        <w:rPr>
          <w:b/>
          <w:bCs/>
        </w:rPr>
        <w:t>σ</w:t>
      </w:r>
      <w:r>
        <w:t>.</w:t>
      </w:r>
      <w:r w:rsidR="00395FFD">
        <w:t xml:space="preserve"> </w:t>
      </w:r>
      <w:r>
        <w:t xml:space="preserve">Divide the disk into small rings; take one ring of radius </w:t>
      </w:r>
      <w:r w:rsidRPr="00395FFD">
        <w:rPr>
          <w:b/>
          <w:bCs/>
        </w:rPr>
        <w:t>ω</w:t>
      </w:r>
      <w:r>
        <w:t xml:space="preserve"> and width </w:t>
      </w:r>
      <w:r w:rsidRPr="00395FFD">
        <w:rPr>
          <w:b/>
          <w:bCs/>
        </w:rPr>
        <w:t>d</w:t>
      </w:r>
      <w:r w:rsidR="007A5AD5" w:rsidRPr="00395FFD">
        <w:rPr>
          <w:b/>
          <w:bCs/>
        </w:rPr>
        <w:t xml:space="preserve"> </w:t>
      </w:r>
      <w:r w:rsidRPr="00395FFD">
        <w:rPr>
          <w:b/>
          <w:bCs/>
        </w:rPr>
        <w:t>ω</w:t>
      </w:r>
      <w:r>
        <w:t>.</w:t>
      </w:r>
      <w:r w:rsidR="00395FFD">
        <w:t xml:space="preserve"> </w:t>
      </w:r>
      <w:r>
        <w:t xml:space="preserve">Take two opposite area elements </w:t>
      </w:r>
      <w:r w:rsidRPr="00395FFD">
        <w:rPr>
          <w:b/>
          <w:bCs/>
        </w:rPr>
        <w:t>L</w:t>
      </w:r>
      <w:r>
        <w:t xml:space="preserve"> and</w:t>
      </w:r>
      <w:r w:rsidRPr="00395FFD">
        <w:rPr>
          <w:b/>
          <w:bCs/>
        </w:rPr>
        <w:t xml:space="preserve"> M</w:t>
      </w:r>
      <w:r>
        <w:t xml:space="preserve"> at the ends of a diameter.</w:t>
      </w:r>
      <w:r w:rsidR="00395FFD">
        <w:t xml:space="preserve"> </w:t>
      </w:r>
      <w:r>
        <w:t>Each has width</w:t>
      </w:r>
      <w:r w:rsidRPr="00395FFD">
        <w:rPr>
          <w:b/>
          <w:bCs/>
        </w:rPr>
        <w:t xml:space="preserve"> d</w:t>
      </w:r>
      <w:r w:rsidR="007A5AD5" w:rsidRPr="00395FFD">
        <w:rPr>
          <w:b/>
          <w:bCs/>
        </w:rPr>
        <w:t xml:space="preserve"> </w:t>
      </w:r>
      <w:r w:rsidRPr="00395FFD">
        <w:rPr>
          <w:b/>
          <w:bCs/>
        </w:rPr>
        <w:t>ω</w:t>
      </w:r>
      <w:r>
        <w:t xml:space="preserve"> and length </w:t>
      </w:r>
      <w:r w:rsidRPr="00395FFD">
        <w:rPr>
          <w:b/>
          <w:bCs/>
        </w:rPr>
        <w:t>ω</w:t>
      </w:r>
      <w:r>
        <w:t xml:space="preserve"> </w:t>
      </w:r>
      <w:r w:rsidRPr="00395FFD">
        <w:rPr>
          <w:b/>
          <w:bCs/>
        </w:rPr>
        <w:t>dα</w:t>
      </w:r>
      <w:r>
        <w:t>:</w:t>
      </w:r>
    </w:p>
    <w:p w14:paraId="52858D06" w14:textId="3A2B8D21" w:rsidR="00437694" w:rsidRDefault="00437694" w:rsidP="007A5AD5">
      <w:pPr>
        <w:jc w:val="center"/>
      </w:pPr>
      <w:r>
        <w:t>da = ω dα d</w:t>
      </w:r>
      <w:r w:rsidR="007A5AD5">
        <w:t xml:space="preserve"> </w:t>
      </w:r>
      <w:r>
        <w:t>ω</w:t>
      </w:r>
    </w:p>
    <w:p w14:paraId="68800B86" w14:textId="189A8703" w:rsidR="00437694" w:rsidRDefault="00437694" w:rsidP="007A5AD5">
      <w:pPr>
        <w:jc w:val="center"/>
      </w:pPr>
      <w:r>
        <w:t>d</w:t>
      </w:r>
      <w:r w:rsidR="007A5AD5">
        <w:t xml:space="preserve"> </w:t>
      </w:r>
      <w:r>
        <w:t>q = σ da = σ ω dα d</w:t>
      </w:r>
      <w:r w:rsidR="007A5AD5">
        <w:t xml:space="preserve"> </w:t>
      </w:r>
      <w:r>
        <w:t>ω</w:t>
      </w:r>
    </w:p>
    <w:p w14:paraId="1347068C" w14:textId="77777777" w:rsidR="00437694" w:rsidRDefault="00437694" w:rsidP="00437694">
      <w:r>
        <w:t>We must find the field at point P on the axis at distance z from the disk plane.</w:t>
      </w:r>
    </w:p>
    <w:p w14:paraId="26D2EDCC" w14:textId="77777777" w:rsidR="00437694" w:rsidRDefault="00437694" w:rsidP="00437694">
      <w:r>
        <w:t>The electric field at P due to element L:</w:t>
      </w:r>
    </w:p>
    <w:p w14:paraId="04F962C9" w14:textId="2668FED7" w:rsidR="00437694" w:rsidRDefault="007A5AD5" w:rsidP="007A5AD5">
      <w:pPr>
        <w:jc w:val="center"/>
      </w:pPr>
      <w:r>
        <w:t xml:space="preserve">d </w:t>
      </w:r>
      <w:r w:rsidR="00437694">
        <w:t>Eᴸ = k d</w:t>
      </w:r>
      <w:r>
        <w:t xml:space="preserve"> </w:t>
      </w:r>
      <w:r w:rsidR="00437694">
        <w:t>q / r²</w:t>
      </w:r>
    </w:p>
    <w:p w14:paraId="6E4F6AEB" w14:textId="77777777" w:rsidR="00437694" w:rsidRDefault="00437694" w:rsidP="00437694">
      <w:r>
        <w:t>and due to M:</w:t>
      </w:r>
    </w:p>
    <w:p w14:paraId="77C5B885" w14:textId="30F0F162" w:rsidR="00437694" w:rsidRDefault="00437694" w:rsidP="007A5AD5">
      <w:pPr>
        <w:jc w:val="center"/>
      </w:pPr>
      <w:r>
        <w:t>d</w:t>
      </w:r>
      <w:r w:rsidR="007A5AD5">
        <w:t xml:space="preserve"> </w:t>
      </w:r>
      <w:r>
        <w:t>Eᴹ = k d</w:t>
      </w:r>
      <w:r w:rsidR="007A5AD5">
        <w:t xml:space="preserve"> </w:t>
      </w:r>
      <w:r>
        <w:t>q / r²</w:t>
      </w:r>
    </w:p>
    <w:p w14:paraId="7744CFF5" w14:textId="77777777" w:rsidR="00437694" w:rsidRDefault="00437694" w:rsidP="00437694">
      <w:r>
        <w:t>Resolve into components:</w:t>
      </w:r>
    </w:p>
    <w:p w14:paraId="25EADDC5" w14:textId="5EB02365" w:rsidR="00437694" w:rsidRDefault="007A5AD5" w:rsidP="007A5AD5">
      <w:pPr>
        <w:jc w:val="center"/>
      </w:pPr>
      <w:r>
        <w:t xml:space="preserve">d </w:t>
      </w:r>
      <w:r w:rsidR="00437694">
        <w:t>Eᴸₓ = d</w:t>
      </w:r>
      <w:r>
        <w:t xml:space="preserve"> </w:t>
      </w:r>
      <w:r w:rsidR="00437694">
        <w:t>Eᴸ cos θ d</w:t>
      </w:r>
      <w:r>
        <w:t xml:space="preserve"> </w:t>
      </w:r>
      <w:r w:rsidR="00437694">
        <w:t>Eᴸᵧ = d</w:t>
      </w:r>
      <w:r>
        <w:t xml:space="preserve"> </w:t>
      </w:r>
      <w:r w:rsidR="00437694">
        <w:t>Eᴸ sin θ</w:t>
      </w:r>
    </w:p>
    <w:p w14:paraId="3E4A9A78" w14:textId="5C2F388E" w:rsidR="00437694" w:rsidRDefault="00437694" w:rsidP="007A5AD5">
      <w:pPr>
        <w:jc w:val="center"/>
      </w:pPr>
      <w:r>
        <w:t>d</w:t>
      </w:r>
      <w:r w:rsidR="007A5AD5">
        <w:t xml:space="preserve"> </w:t>
      </w:r>
      <w:r>
        <w:t>Eᴹₓ = d</w:t>
      </w:r>
      <w:r w:rsidR="007A5AD5">
        <w:t xml:space="preserve"> </w:t>
      </w:r>
      <w:r>
        <w:t>Eᴹ cos θ d</w:t>
      </w:r>
      <w:r w:rsidR="007A5AD5">
        <w:t xml:space="preserve"> </w:t>
      </w:r>
      <w:r>
        <w:t>Eᴹᵧ = d</w:t>
      </w:r>
      <w:r w:rsidR="007A5AD5">
        <w:t xml:space="preserve"> </w:t>
      </w:r>
      <w:r>
        <w:t>Eᴹ sin θ</w:t>
      </w:r>
    </w:p>
    <w:p w14:paraId="4F14C782" w14:textId="77777777" w:rsidR="00437694" w:rsidRDefault="00437694" w:rsidP="00437694">
      <w:r>
        <w:t>Resultant x-component:</w:t>
      </w:r>
    </w:p>
    <w:p w14:paraId="6B369EDD" w14:textId="65229645" w:rsidR="00437694" w:rsidRDefault="007A5AD5" w:rsidP="007A5AD5">
      <w:pPr>
        <w:jc w:val="center"/>
      </w:pPr>
      <w:r>
        <w:t xml:space="preserve">d </w:t>
      </w:r>
      <w:r w:rsidR="00437694">
        <w:t>Eₓ = (+d</w:t>
      </w:r>
      <w:r>
        <w:t xml:space="preserve"> </w:t>
      </w:r>
      <w:r w:rsidR="00437694">
        <w:t>Eᴸₓ) + (−d</w:t>
      </w:r>
      <w:r>
        <w:t xml:space="preserve"> </w:t>
      </w:r>
      <w:r w:rsidR="00437694">
        <w:t>Eᴹₓ) = 0</w:t>
      </w:r>
    </w:p>
    <w:p w14:paraId="29797FEB" w14:textId="77777777" w:rsidR="00437694" w:rsidRDefault="00437694" w:rsidP="00437694">
      <w:r>
        <w:t>Resultant y-component:</w:t>
      </w:r>
    </w:p>
    <w:p w14:paraId="352D291F" w14:textId="27897091" w:rsidR="00437694" w:rsidRDefault="007A5AD5" w:rsidP="007A5AD5">
      <w:pPr>
        <w:jc w:val="center"/>
      </w:pPr>
      <w:r>
        <w:t xml:space="preserve">d </w:t>
      </w:r>
      <w:r w:rsidR="00437694">
        <w:t>Eᵧ = (+d</w:t>
      </w:r>
      <w:r>
        <w:t xml:space="preserve"> </w:t>
      </w:r>
      <w:r w:rsidR="00437694">
        <w:t>Eᴸᵧ) + (+d</w:t>
      </w:r>
      <w:r>
        <w:t xml:space="preserve"> </w:t>
      </w:r>
      <w:r w:rsidR="00437694">
        <w:t>Eᴹᵧ) = 2 d</w:t>
      </w:r>
      <w:r>
        <w:t xml:space="preserve"> </w:t>
      </w:r>
      <w:r w:rsidR="00437694">
        <w:t>Eᴸ sin θ</w:t>
      </w:r>
    </w:p>
    <w:p w14:paraId="208F606E" w14:textId="77777777" w:rsidR="00437694" w:rsidRDefault="00437694" w:rsidP="00437694">
      <w:r>
        <w:t>Thus,</w:t>
      </w:r>
    </w:p>
    <w:p w14:paraId="37733174" w14:textId="24FD6033" w:rsidR="00437694" w:rsidRDefault="007A5AD5" w:rsidP="007A5AD5">
      <w:pPr>
        <w:jc w:val="center"/>
      </w:pPr>
      <w:r>
        <w:lastRenderedPageBreak/>
        <w:t xml:space="preserve">d </w:t>
      </w:r>
      <w:r w:rsidR="00437694">
        <w:t>E = 2 d</w:t>
      </w:r>
      <w:r>
        <w:t xml:space="preserve"> </w:t>
      </w:r>
      <w:r w:rsidR="00437694">
        <w:t>Eᴸ sin θ</w:t>
      </w:r>
    </w:p>
    <w:p w14:paraId="593D12A5" w14:textId="5FB10443" w:rsidR="00437694" w:rsidRDefault="00437694" w:rsidP="007A5AD5">
      <w:pPr>
        <w:jc w:val="center"/>
      </w:pPr>
      <w:r>
        <w:t>d</w:t>
      </w:r>
      <w:r w:rsidR="007A5AD5">
        <w:t xml:space="preserve"> </w:t>
      </w:r>
      <w:r>
        <w:t>E = 2 (k d</w:t>
      </w:r>
      <w:r w:rsidR="007A5AD5">
        <w:t xml:space="preserve"> </w:t>
      </w:r>
      <w:r>
        <w:t>q / r²) sin θ</w:t>
      </w:r>
    </w:p>
    <w:p w14:paraId="1701262D" w14:textId="77777777" w:rsidR="00437694" w:rsidRDefault="00437694" w:rsidP="00437694">
      <w:r>
        <w:t>From figure:</w:t>
      </w:r>
    </w:p>
    <w:p w14:paraId="222244D9" w14:textId="09C85558" w:rsidR="00437694" w:rsidRDefault="007A5AD5" w:rsidP="007A5AD5">
      <w:pPr>
        <w:jc w:val="center"/>
      </w:pPr>
      <w:r>
        <w:t xml:space="preserve">d </w:t>
      </w:r>
      <w:r w:rsidR="00437694">
        <w:t>E = 2 k z d</w:t>
      </w:r>
      <w:r>
        <w:t xml:space="preserve"> </w:t>
      </w:r>
      <w:r w:rsidR="00437694">
        <w:t>q / r³</w:t>
      </w:r>
    </w:p>
    <w:p w14:paraId="17B7EAAA" w14:textId="05583E56" w:rsidR="00437694" w:rsidRDefault="00437694" w:rsidP="00437694">
      <w:r>
        <w:t xml:space="preserve">Since </w:t>
      </w:r>
      <w:r w:rsidRPr="00395FFD">
        <w:rPr>
          <w:b/>
          <w:bCs/>
        </w:rPr>
        <w:t>d</w:t>
      </w:r>
      <w:r w:rsidR="007A5AD5" w:rsidRPr="00395FFD">
        <w:rPr>
          <w:b/>
          <w:bCs/>
        </w:rPr>
        <w:t xml:space="preserve"> </w:t>
      </w:r>
      <w:r w:rsidRPr="00395FFD">
        <w:rPr>
          <w:b/>
          <w:bCs/>
        </w:rPr>
        <w:t>q = σ ω dα d</w:t>
      </w:r>
      <w:r w:rsidR="007A5AD5" w:rsidRPr="00395FFD">
        <w:rPr>
          <w:b/>
          <w:bCs/>
        </w:rPr>
        <w:t xml:space="preserve"> </w:t>
      </w:r>
      <w:r w:rsidRPr="00395FFD">
        <w:rPr>
          <w:b/>
          <w:bCs/>
        </w:rPr>
        <w:t>ω</w:t>
      </w:r>
      <w:r>
        <w:t>,</w:t>
      </w:r>
    </w:p>
    <w:p w14:paraId="05B22738" w14:textId="1F8DCF7C" w:rsidR="00437694" w:rsidRDefault="007A5AD5" w:rsidP="007A5AD5">
      <w:pPr>
        <w:jc w:val="center"/>
      </w:pPr>
      <w:r>
        <w:t xml:space="preserve">d </w:t>
      </w:r>
      <w:r w:rsidR="00437694">
        <w:t>E = 2 k σ z ω (dα d</w:t>
      </w:r>
      <w:r>
        <w:t xml:space="preserve"> </w:t>
      </w:r>
      <w:r w:rsidR="00437694">
        <w:t>ω) / (z² + ω²)</w:t>
      </w:r>
      <w:r>
        <w:t xml:space="preserve"> </w:t>
      </w:r>
      <w:r w:rsidR="00437694">
        <w:t>³</w:t>
      </w:r>
      <w:r w:rsidR="00437694">
        <w:rPr>
          <w:rFonts w:ascii="Gadugi" w:hAnsi="Gadugi" w:cs="Gadugi"/>
        </w:rPr>
        <w:t>ᐟ</w:t>
      </w:r>
      <w:r w:rsidR="00437694">
        <w:t>²</w:t>
      </w:r>
    </w:p>
    <w:p w14:paraId="1E97504F" w14:textId="77777777" w:rsidR="00437694" w:rsidRDefault="00437694" w:rsidP="00437694">
      <w:r>
        <w:t>Integrate over the complete disk:</w:t>
      </w:r>
    </w:p>
    <w:p w14:paraId="2DF0ACAF" w14:textId="03D0D49A" w:rsidR="00437694" w:rsidRDefault="00437694" w:rsidP="007A5AD5">
      <w:pPr>
        <w:jc w:val="center"/>
      </w:pPr>
      <w:r>
        <w:t>E = ∫ d</w:t>
      </w:r>
      <w:r w:rsidR="007A5AD5">
        <w:t xml:space="preserve"> </w:t>
      </w:r>
      <w:r>
        <w:t>E = 2 k σ z ∫₀^π dα ∫₀^R [ω d</w:t>
      </w:r>
      <w:r w:rsidR="007A5AD5">
        <w:t xml:space="preserve"> </w:t>
      </w:r>
      <w:r>
        <w:t>ω / (z² + ω²)</w:t>
      </w:r>
      <w:r w:rsidR="007A5AD5">
        <w:t xml:space="preserve"> </w:t>
      </w:r>
      <w:r>
        <w:t>³</w:t>
      </w:r>
      <w:r>
        <w:rPr>
          <w:rFonts w:ascii="Gadugi" w:hAnsi="Gadugi" w:cs="Gadugi"/>
        </w:rPr>
        <w:t>ᐟ</w:t>
      </w:r>
      <w:r>
        <w:t>²]</w:t>
      </w:r>
    </w:p>
    <w:p w14:paraId="051D8214" w14:textId="77777777" w:rsidR="00437694" w:rsidRDefault="00437694" w:rsidP="00437694">
      <w:r>
        <w:t>Integration over α gives factor π:</w:t>
      </w:r>
    </w:p>
    <w:p w14:paraId="5813FE33" w14:textId="5903194F" w:rsidR="00437694" w:rsidRDefault="00437694" w:rsidP="007A5AD5">
      <w:pPr>
        <w:jc w:val="center"/>
      </w:pPr>
      <w:r>
        <w:t>E = 2 k σ π z ∫₀^R [ω d</w:t>
      </w:r>
      <w:r w:rsidR="007A5AD5">
        <w:t xml:space="preserve"> </w:t>
      </w:r>
      <w:r>
        <w:t>ω / (z² + ω²)</w:t>
      </w:r>
      <w:r w:rsidR="007A5AD5">
        <w:t xml:space="preserve"> </w:t>
      </w:r>
      <w:r>
        <w:t>³</w:t>
      </w:r>
      <w:r>
        <w:rPr>
          <w:rFonts w:ascii="Gadugi" w:hAnsi="Gadugi" w:cs="Gadugi"/>
        </w:rPr>
        <w:t>ᐟ</w:t>
      </w:r>
      <w:r>
        <w:t>²]</w:t>
      </w:r>
    </w:p>
    <w:p w14:paraId="120BC891" w14:textId="77777777" w:rsidR="00437694" w:rsidRDefault="00437694" w:rsidP="00437694">
      <w:r>
        <w:t>Integrating w.r.t ω:</w:t>
      </w:r>
    </w:p>
    <w:p w14:paraId="691A1493" w14:textId="2C7A2506" w:rsidR="00437694" w:rsidRDefault="00437694" w:rsidP="007A5AD5">
      <w:pPr>
        <w:jc w:val="center"/>
      </w:pPr>
      <w:r>
        <w:t>E = 2 k σ π z [ 1 / z − 1 / √</w:t>
      </w:r>
      <w:r w:rsidR="007A5AD5">
        <w:t xml:space="preserve"> </w:t>
      </w:r>
      <w:r>
        <w:t>(z² + R²)]</w:t>
      </w:r>
    </w:p>
    <w:p w14:paraId="28944A8F" w14:textId="6B9262ED" w:rsidR="00437694" w:rsidRDefault="00437694" w:rsidP="00437694">
      <w:r>
        <w:t>Hence, the electric field at point P due to a charged disk is:</w:t>
      </w:r>
    </w:p>
    <w:p w14:paraId="5BFD0CCA" w14:textId="69EA1D2C" w:rsidR="00437694" w:rsidRDefault="006F22EB" w:rsidP="007A5AD5">
      <w:pPr>
        <w:jc w:val="center"/>
      </w:pPr>
      <w:r>
        <w:rPr>
          <w:noProof/>
        </w:rPr>
        <mc:AlternateContent>
          <mc:Choice Requires="wps">
            <w:drawing>
              <wp:anchor distT="0" distB="0" distL="114300" distR="114300" simplePos="0" relativeHeight="251658259" behindDoc="0" locked="0" layoutInCell="1" allowOverlap="1" wp14:anchorId="5C964A2C" wp14:editId="782938A1">
                <wp:simplePos x="0" y="0"/>
                <wp:positionH relativeFrom="margin">
                  <wp:posOffset>-38100</wp:posOffset>
                </wp:positionH>
                <wp:positionV relativeFrom="paragraph">
                  <wp:posOffset>383540</wp:posOffset>
                </wp:positionV>
                <wp:extent cx="6686550" cy="628650"/>
                <wp:effectExtent l="0" t="0" r="19050" b="19050"/>
                <wp:wrapSquare wrapText="bothSides"/>
                <wp:docPr id="1612473217" name="Scroll: Horizontal 67"/>
                <wp:cNvGraphicFramePr/>
                <a:graphic xmlns:a="http://schemas.openxmlformats.org/drawingml/2006/main">
                  <a:graphicData uri="http://schemas.microsoft.com/office/word/2010/wordprocessingShape">
                    <wps:wsp>
                      <wps:cNvSpPr/>
                      <wps:spPr>
                        <a:xfrm>
                          <a:off x="0" y="0"/>
                          <a:ext cx="6686550" cy="6286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28DEF8" w14:textId="77777777" w:rsidR="006F22EB" w:rsidRPr="006F22EB" w:rsidRDefault="006F22EB" w:rsidP="006F22EB">
                            <w:pPr>
                              <w:jc w:val="center"/>
                              <w:rPr>
                                <w:b/>
                                <w:bCs/>
                                <w:i/>
                                <w:iCs/>
                                <w:sz w:val="24"/>
                                <w:szCs w:val="24"/>
                              </w:rPr>
                            </w:pPr>
                            <w:r w:rsidRPr="006F22EB">
                              <w:rPr>
                                <w:b/>
                                <w:bCs/>
                                <w:i/>
                                <w:iCs/>
                                <w:sz w:val="24"/>
                                <w:szCs w:val="24"/>
                              </w:rPr>
                              <w:t>Q.8 Define electric field. Calculate an expression to find its intensity due to an infinite line of charge.</w:t>
                            </w:r>
                          </w:p>
                          <w:p w14:paraId="6FF98143" w14:textId="77777777" w:rsidR="006F22EB" w:rsidRDefault="006F22EB" w:rsidP="006F22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964A2C" id="Scroll: Horizontal 67" o:spid="_x0000_s1043" type="#_x0000_t98" style="position:absolute;left:0;text-align:left;margin-left:-3pt;margin-top:30.2pt;width:526.5pt;height:49.5pt;z-index:251658259;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" fillcolor="black [3213]" strokecolor="#09101d [484]" strokeweight="1pt">
                <v:stroke joinstyle="miter"/>
                <v:textbox>
                  <w:txbxContent>
                    <w:p w14:paraId="3828DEF8" w14:textId="77777777" w:rsidR="006F22EB" w:rsidRPr="006F22EB" w:rsidRDefault="006F22EB" w:rsidP="006F22EB">
                      <w:pPr>
                        <w:jc w:val="center"/>
                        <w:rPr>
                          <w:b/>
                          <w:bCs/>
                          <w:i/>
                          <w:iCs/>
                          <w:sz w:val="24"/>
                          <w:szCs w:val="24"/>
                        </w:rPr>
                      </w:pPr>
                      <w:r w:rsidRPr="006F22EB">
                        <w:rPr>
                          <w:b/>
                          <w:bCs/>
                          <w:i/>
                          <w:iCs/>
                          <w:sz w:val="24"/>
                          <w:szCs w:val="24"/>
                        </w:rPr>
                        <w:t>Q.8 Define electric field. Calculate an expression to find its intensity due to an infinite line of charge.</w:t>
                      </w:r>
                    </w:p>
                    <w:p w14:paraId="6FF98143" w14:textId="77777777" w:rsidR="006F22EB" w:rsidRDefault="006F22EB" w:rsidP="006F22EB">
                      <w:pPr>
                        <w:jc w:val="center"/>
                      </w:pPr>
                    </w:p>
                  </w:txbxContent>
                </v:textbox>
                <w10:wrap type="square" anchorx="margin"/>
              </v:shape>
            </w:pict>
          </mc:Fallback>
        </mc:AlternateContent>
      </w:r>
      <w:r w:rsidR="00437694" w:rsidRPr="007A5AD5">
        <w:rPr>
          <w:highlight w:val="lightGray"/>
        </w:rPr>
        <w:t>E = 2 k σ π z (1 / z − 1 / √</w:t>
      </w:r>
      <w:r w:rsidR="00CE5AF2" w:rsidRPr="007A5AD5">
        <w:rPr>
          <w:highlight w:val="lightGray"/>
        </w:rPr>
        <w:t xml:space="preserve"> </w:t>
      </w:r>
      <w:r w:rsidR="00437694" w:rsidRPr="007A5AD5">
        <w:rPr>
          <w:highlight w:val="lightGray"/>
        </w:rPr>
        <w:t>(z² + R²))</w:t>
      </w:r>
    </w:p>
    <w:p w14:paraId="008DDF3D" w14:textId="77777777" w:rsidR="00100F82" w:rsidRPr="00100F82" w:rsidRDefault="00100F82" w:rsidP="00100F82">
      <w:pPr>
        <w:rPr>
          <w:b/>
          <w:bCs/>
          <w:i/>
          <w:iCs/>
          <w:sz w:val="28"/>
          <w:szCs w:val="28"/>
        </w:rPr>
      </w:pPr>
    </w:p>
    <w:p w14:paraId="5DB9D95C" w14:textId="77777777" w:rsidR="00100F82" w:rsidRPr="004455D2" w:rsidRDefault="00100F82" w:rsidP="00100F82">
      <w:pPr>
        <w:rPr>
          <w:b/>
          <w:bCs/>
          <w:i/>
          <w:iCs/>
          <w:sz w:val="24"/>
          <w:szCs w:val="24"/>
        </w:rPr>
      </w:pPr>
      <w:r w:rsidRPr="004455D2">
        <w:rPr>
          <w:b/>
          <w:bCs/>
          <w:i/>
          <w:iCs/>
          <w:sz w:val="24"/>
          <w:szCs w:val="24"/>
        </w:rPr>
        <w:t>ELECTRIC FIELD</w:t>
      </w:r>
    </w:p>
    <w:p w14:paraId="3DD49316" w14:textId="77777777" w:rsidR="00100F82" w:rsidRPr="003B77AE" w:rsidRDefault="00100F82" w:rsidP="003B77AE">
      <w:pPr>
        <w:jc w:val="center"/>
        <w:rPr>
          <w:b/>
          <w:bCs/>
          <w:i/>
          <w:iCs/>
        </w:rPr>
      </w:pPr>
      <w:r w:rsidRPr="003B77AE">
        <w:rPr>
          <w:b/>
          <w:bCs/>
          <w:i/>
          <w:iCs/>
        </w:rPr>
        <w:t>The electric force per unit charge is called electric field.</w:t>
      </w:r>
    </w:p>
    <w:p w14:paraId="1F1B912E" w14:textId="5B4C3890" w:rsidR="00100F82" w:rsidRPr="00100F82" w:rsidRDefault="00100F82" w:rsidP="00100F82">
      <w:r w:rsidRPr="00100F82">
        <w:t>The direction of the field is taken to be the direction of the force it would exert on a positive test charge.</w:t>
      </w:r>
      <w:r w:rsidR="007A5AD5">
        <w:t xml:space="preserve"> </w:t>
      </w:r>
      <w:r w:rsidRPr="00100F82">
        <w:t>The</w:t>
      </w:r>
      <w:r w:rsidR="007A5AD5">
        <w:t>’</w:t>
      </w:r>
      <w:r w:rsidRPr="00100F82">
        <w:t xml:space="preserve"> electric field is radially outward from a positive charge and radially inward toward a negative point charge.</w:t>
      </w:r>
    </w:p>
    <w:p w14:paraId="7F9D518C" w14:textId="77777777" w:rsidR="00100F82" w:rsidRPr="00100F82" w:rsidRDefault="00100F82" w:rsidP="00100F82"/>
    <w:p w14:paraId="514E5EC5" w14:textId="77777777" w:rsidR="00100F82" w:rsidRPr="004455D2" w:rsidRDefault="00100F82" w:rsidP="00100F82">
      <w:pPr>
        <w:rPr>
          <w:b/>
          <w:bCs/>
          <w:i/>
          <w:iCs/>
          <w:sz w:val="24"/>
          <w:szCs w:val="24"/>
        </w:rPr>
      </w:pPr>
      <w:r w:rsidRPr="004455D2">
        <w:rPr>
          <w:b/>
          <w:bCs/>
          <w:i/>
          <w:iCs/>
          <w:sz w:val="24"/>
          <w:szCs w:val="24"/>
        </w:rPr>
        <w:t>ELECTRIC FIELD DUE TO INFINITE LINE OF CHARGE</w:t>
      </w:r>
    </w:p>
    <w:p w14:paraId="46968F98" w14:textId="77777777" w:rsidR="00100F82" w:rsidRPr="00100F82" w:rsidRDefault="00100F82" w:rsidP="00100F82">
      <w:pPr>
        <w:rPr>
          <w:b/>
          <w:bCs/>
          <w:i/>
          <w:iCs/>
        </w:rPr>
      </w:pPr>
    </w:p>
    <w:p w14:paraId="190FA6DE" w14:textId="77777777" w:rsidR="00100F82" w:rsidRPr="00100F82" w:rsidRDefault="00100F82" w:rsidP="00100F82">
      <w:r w:rsidRPr="00100F82">
        <w:t>Consider an infinite line of positive charge having linear charge density</w:t>
      </w:r>
      <w:r w:rsidRPr="00ED1D07">
        <w:rPr>
          <w:b/>
          <w:bCs/>
        </w:rPr>
        <w:t xml:space="preserve"> λ</w:t>
      </w:r>
      <w:r w:rsidRPr="00100F82">
        <w:t>.</w:t>
      </w:r>
      <w:r w:rsidR="004455D2">
        <w:t xml:space="preserve"> </w:t>
      </w:r>
      <w:r w:rsidRPr="00100F82">
        <w:t>Take a small length element</w:t>
      </w:r>
      <w:r w:rsidRPr="00ED1D07">
        <w:rPr>
          <w:b/>
          <w:bCs/>
        </w:rPr>
        <w:t xml:space="preserve"> d</w:t>
      </w:r>
      <w:r w:rsidR="004455D2" w:rsidRPr="00ED1D07">
        <w:rPr>
          <w:b/>
          <w:bCs/>
        </w:rPr>
        <w:t xml:space="preserve"> </w:t>
      </w:r>
      <w:r w:rsidRPr="00ED1D07">
        <w:rPr>
          <w:b/>
          <w:bCs/>
        </w:rPr>
        <w:t>z</w:t>
      </w:r>
      <w:r w:rsidRPr="00100F82">
        <w:t xml:space="preserve"> having charge </w:t>
      </w:r>
      <w:r w:rsidRPr="00ED1D07">
        <w:rPr>
          <w:b/>
          <w:bCs/>
        </w:rPr>
        <w:t>d</w:t>
      </w:r>
      <w:r w:rsidR="004455D2" w:rsidRPr="00ED1D07">
        <w:rPr>
          <w:b/>
          <w:bCs/>
        </w:rPr>
        <w:t xml:space="preserve"> </w:t>
      </w:r>
      <w:r w:rsidRPr="00ED1D07">
        <w:rPr>
          <w:b/>
          <w:bCs/>
        </w:rPr>
        <w:t>q</w:t>
      </w:r>
      <w:r w:rsidRPr="00100F82">
        <w:t>.</w:t>
      </w:r>
      <w:r w:rsidR="004455D2">
        <w:t xml:space="preserve"> </w:t>
      </w:r>
      <w:r w:rsidRPr="00100F82">
        <w:t>The linear charge density is:</w:t>
      </w:r>
    </w:p>
    <w:p w14:paraId="088154AA" w14:textId="77777777" w:rsidR="00100F82" w:rsidRPr="004455D2" w:rsidRDefault="00100F82" w:rsidP="004455D2">
      <w:pPr>
        <w:jc w:val="center"/>
        <w:rPr>
          <w:b/>
          <w:bCs/>
        </w:rPr>
      </w:pPr>
      <w:r w:rsidRPr="004455D2">
        <w:rPr>
          <w:b/>
          <w:bCs/>
        </w:rPr>
        <w:t>λ = d</w:t>
      </w:r>
      <w:r w:rsidR="004455D2" w:rsidRPr="004455D2">
        <w:rPr>
          <w:b/>
          <w:bCs/>
        </w:rPr>
        <w:t xml:space="preserve"> </w:t>
      </w:r>
      <w:r w:rsidRPr="004455D2">
        <w:rPr>
          <w:b/>
          <w:bCs/>
        </w:rPr>
        <w:t>q / d</w:t>
      </w:r>
      <w:r w:rsidR="004455D2" w:rsidRPr="004455D2">
        <w:rPr>
          <w:b/>
          <w:bCs/>
        </w:rPr>
        <w:t xml:space="preserve"> </w:t>
      </w:r>
      <w:r w:rsidRPr="004455D2">
        <w:rPr>
          <w:b/>
          <w:bCs/>
        </w:rPr>
        <w:t>z</w:t>
      </w:r>
    </w:p>
    <w:p w14:paraId="6499B235" w14:textId="77777777" w:rsidR="00100F82" w:rsidRPr="00100F82" w:rsidRDefault="00100F82" w:rsidP="00100F82">
      <w:r w:rsidRPr="00100F82">
        <w:t>Now consider a pair of small length elements each of length d</w:t>
      </w:r>
      <w:r w:rsidR="004455D2">
        <w:t xml:space="preserve"> </w:t>
      </w:r>
      <w:r w:rsidRPr="00100F82">
        <w:t>z on the line.</w:t>
      </w:r>
      <w:r w:rsidR="004455D2">
        <w:t xml:space="preserve"> </w:t>
      </w:r>
      <w:r w:rsidRPr="00100F82">
        <w:t>Take</w:t>
      </w:r>
      <w:r w:rsidR="004455D2">
        <w:t xml:space="preserve"> </w:t>
      </w:r>
      <w:r w:rsidRPr="00100F82">
        <w:t>a point P having distance x from the line joining the two length elements.</w:t>
      </w:r>
      <w:r w:rsidR="004455D2">
        <w:t xml:space="preserve"> </w:t>
      </w:r>
      <w:r w:rsidRPr="00100F82">
        <w:t>We have to calculate the electric field at P from the infinite charged line.</w:t>
      </w:r>
    </w:p>
    <w:p w14:paraId="77567AC9" w14:textId="77777777" w:rsidR="00100F82" w:rsidRPr="00100F82" w:rsidRDefault="00100F82" w:rsidP="00100F82">
      <w:r w:rsidRPr="00100F82">
        <w:t>The electric field at P due to length element of bottom side having distance r is:</w:t>
      </w:r>
    </w:p>
    <w:p w14:paraId="4BB16190" w14:textId="77777777" w:rsidR="00100F82" w:rsidRPr="00100F82" w:rsidRDefault="004455D2" w:rsidP="00ED1D07">
      <w:pPr>
        <w:jc w:val="center"/>
      </w:pPr>
      <w:r>
        <w:t xml:space="preserve">d </w:t>
      </w:r>
      <w:r w:rsidR="00100F82" w:rsidRPr="00100F82">
        <w:t>E₁ = k d</w:t>
      </w:r>
      <w:r>
        <w:t xml:space="preserve"> </w:t>
      </w:r>
      <w:r w:rsidR="00100F82" w:rsidRPr="00100F82">
        <w:t>q / r²</w:t>
      </w:r>
    </w:p>
    <w:p w14:paraId="6EF8A48E" w14:textId="77777777" w:rsidR="00100F82" w:rsidRPr="00100F82" w:rsidRDefault="00100F82" w:rsidP="00ED1D07">
      <w:pPr>
        <w:jc w:val="center"/>
      </w:pPr>
      <w:r w:rsidRPr="00100F82">
        <w:lastRenderedPageBreak/>
        <w:t>d</w:t>
      </w:r>
      <w:r w:rsidR="004455D2">
        <w:t xml:space="preserve"> </w:t>
      </w:r>
      <w:r w:rsidRPr="00100F82">
        <w:t>E₁ = k λ d</w:t>
      </w:r>
      <w:r w:rsidR="004455D2">
        <w:t xml:space="preserve"> </w:t>
      </w:r>
      <w:r w:rsidRPr="00100F82">
        <w:t>z / (x² + z²) —— (1)</w:t>
      </w:r>
    </w:p>
    <w:p w14:paraId="53CDD438" w14:textId="77777777" w:rsidR="00100F82" w:rsidRPr="004455D2" w:rsidRDefault="00100F82" w:rsidP="00100F82">
      <w:r w:rsidRPr="004455D2">
        <w:t>Similarly, electric field at P due to top length element having distance r is:</w:t>
      </w:r>
    </w:p>
    <w:p w14:paraId="1A535345" w14:textId="77777777" w:rsidR="00100F82" w:rsidRPr="004455D2" w:rsidRDefault="004455D2" w:rsidP="00ED1D07">
      <w:pPr>
        <w:jc w:val="center"/>
      </w:pPr>
      <w:r>
        <w:t xml:space="preserve">d </w:t>
      </w:r>
      <w:r w:rsidR="00100F82" w:rsidRPr="004455D2">
        <w:t>E₂ = k λ d</w:t>
      </w:r>
      <w:r>
        <w:t xml:space="preserve"> </w:t>
      </w:r>
      <w:r w:rsidR="00100F82" w:rsidRPr="004455D2">
        <w:t>z / (x² + z²) —— (2)</w:t>
      </w:r>
    </w:p>
    <w:p w14:paraId="09AE3943" w14:textId="77777777" w:rsidR="00100F82" w:rsidRPr="004455D2" w:rsidRDefault="00100F82" w:rsidP="00100F82">
      <w:r w:rsidRPr="004455D2">
        <w:t>Comparing eq. (1) and (2):</w:t>
      </w:r>
    </w:p>
    <w:p w14:paraId="7BD785D8" w14:textId="77777777" w:rsidR="00100F82" w:rsidRPr="004455D2" w:rsidRDefault="004455D2" w:rsidP="00ED1D07">
      <w:pPr>
        <w:jc w:val="center"/>
      </w:pPr>
      <w:r>
        <w:t xml:space="preserve">d </w:t>
      </w:r>
      <w:r w:rsidR="00100F82" w:rsidRPr="004455D2">
        <w:t>E₁ = d</w:t>
      </w:r>
      <w:r>
        <w:t xml:space="preserve"> </w:t>
      </w:r>
      <w:r w:rsidR="00100F82" w:rsidRPr="004455D2">
        <w:t>E₂</w:t>
      </w:r>
    </w:p>
    <w:p w14:paraId="1636ACC0" w14:textId="77777777" w:rsidR="00100F82" w:rsidRPr="003B77AE" w:rsidRDefault="00100F82" w:rsidP="00100F82">
      <w:r w:rsidRPr="004455D2">
        <w:t>Now to calculate electric field d</w:t>
      </w:r>
      <w:r w:rsidR="004455D2">
        <w:t xml:space="preserve"> </w:t>
      </w:r>
      <w:r w:rsidRPr="004455D2">
        <w:t>E at P due to both length elements, resolve the electric fields d</w:t>
      </w:r>
      <w:r w:rsidR="004455D2">
        <w:t xml:space="preserve"> </w:t>
      </w:r>
      <w:r w:rsidRPr="004455D2">
        <w:t>E₁ and d</w:t>
      </w:r>
      <w:r w:rsidR="004455D2">
        <w:t xml:space="preserve"> </w:t>
      </w:r>
      <w:r w:rsidRPr="004455D2">
        <w:t>E₂ into components.</w:t>
      </w:r>
    </w:p>
    <w:p w14:paraId="4A8E1033" w14:textId="31FE03F0" w:rsidR="00100F82" w:rsidRPr="004455D2" w:rsidRDefault="00100F82" w:rsidP="00100F82">
      <w:r w:rsidRPr="004455D2">
        <w:t>Rectangular components of d</w:t>
      </w:r>
      <w:r w:rsidR="00E46BCE">
        <w:t xml:space="preserve"> </w:t>
      </w:r>
      <w:r w:rsidRPr="004455D2">
        <w:t>E₁ are:</w:t>
      </w:r>
    </w:p>
    <w:p w14:paraId="4710552F" w14:textId="4054A7C4" w:rsidR="00100F82" w:rsidRPr="004455D2" w:rsidRDefault="00E46BCE" w:rsidP="00ED1D07">
      <w:pPr>
        <w:jc w:val="center"/>
      </w:pPr>
      <w:r>
        <w:t xml:space="preserve">d </w:t>
      </w:r>
      <w:r w:rsidR="00100F82" w:rsidRPr="004455D2">
        <w:t>E₁ₓ = d</w:t>
      </w:r>
      <w:r>
        <w:t xml:space="preserve"> </w:t>
      </w:r>
      <w:r w:rsidR="00100F82" w:rsidRPr="004455D2">
        <w:t>E₁ cos</w:t>
      </w:r>
      <w:r>
        <w:t xml:space="preserve"> </w:t>
      </w:r>
      <w:r w:rsidR="00100F82" w:rsidRPr="004455D2">
        <w:t>θ</w:t>
      </w:r>
    </w:p>
    <w:p w14:paraId="58A0D20D" w14:textId="1B43FC02" w:rsidR="00100F82" w:rsidRPr="004455D2" w:rsidRDefault="00100F82" w:rsidP="00ED1D07">
      <w:pPr>
        <w:jc w:val="center"/>
      </w:pPr>
      <w:r w:rsidRPr="004455D2">
        <w:t>d</w:t>
      </w:r>
      <w:r w:rsidR="00ED1D07">
        <w:t xml:space="preserve"> </w:t>
      </w:r>
      <w:r w:rsidRPr="004455D2">
        <w:t>E₁ᵧ = d</w:t>
      </w:r>
      <w:r w:rsidR="00E46BCE">
        <w:t xml:space="preserve"> </w:t>
      </w:r>
      <w:r w:rsidRPr="004455D2">
        <w:t>E₁ sin</w:t>
      </w:r>
      <w:r w:rsidR="00E46BCE">
        <w:t xml:space="preserve"> </w:t>
      </w:r>
      <w:r w:rsidRPr="004455D2">
        <w:t>θ</w:t>
      </w:r>
    </w:p>
    <w:p w14:paraId="2CA71EBB" w14:textId="6F1C0DD0" w:rsidR="00100F82" w:rsidRPr="004455D2" w:rsidRDefault="00100F82" w:rsidP="00100F82">
      <w:r w:rsidRPr="004455D2">
        <w:t>Rectangular components of d</w:t>
      </w:r>
      <w:r w:rsidR="00E46BCE">
        <w:t xml:space="preserve"> </w:t>
      </w:r>
      <w:r w:rsidRPr="004455D2">
        <w:t>E₂ are:</w:t>
      </w:r>
    </w:p>
    <w:p w14:paraId="2252B5E4" w14:textId="753040F5" w:rsidR="00100F82" w:rsidRPr="004455D2" w:rsidRDefault="00E46BCE" w:rsidP="00ED1D07">
      <w:pPr>
        <w:jc w:val="center"/>
      </w:pPr>
      <w:r>
        <w:t xml:space="preserve">d </w:t>
      </w:r>
      <w:r w:rsidR="00100F82" w:rsidRPr="004455D2">
        <w:t>E₂ₓ = d</w:t>
      </w:r>
      <w:r>
        <w:t xml:space="preserve"> </w:t>
      </w:r>
      <w:r w:rsidR="00100F82" w:rsidRPr="004455D2">
        <w:t>E₂ cos</w:t>
      </w:r>
      <w:r>
        <w:t xml:space="preserve"> </w:t>
      </w:r>
      <w:r w:rsidR="00100F82" w:rsidRPr="004455D2">
        <w:t>θ</w:t>
      </w:r>
    </w:p>
    <w:p w14:paraId="5A18AA04" w14:textId="5738F628" w:rsidR="00100F82" w:rsidRPr="004455D2" w:rsidRDefault="00100F82" w:rsidP="00ED1D07">
      <w:pPr>
        <w:jc w:val="center"/>
      </w:pPr>
      <w:r w:rsidRPr="004455D2">
        <w:t>d</w:t>
      </w:r>
      <w:r w:rsidR="00E46BCE">
        <w:t xml:space="preserve"> </w:t>
      </w:r>
      <w:r w:rsidRPr="004455D2">
        <w:t>E₂ᵧ = −d</w:t>
      </w:r>
      <w:r w:rsidR="00E46BCE">
        <w:t xml:space="preserve"> </w:t>
      </w:r>
      <w:r w:rsidRPr="004455D2">
        <w:t>E₂ sin</w:t>
      </w:r>
      <w:r w:rsidR="00E46BCE">
        <w:t xml:space="preserve"> </w:t>
      </w:r>
      <w:r w:rsidRPr="004455D2">
        <w:t>θ</w:t>
      </w:r>
    </w:p>
    <w:p w14:paraId="7F3F5283" w14:textId="77777777" w:rsidR="00100F82" w:rsidRPr="003B77AE" w:rsidRDefault="00100F82" w:rsidP="00100F82">
      <w:pPr>
        <w:rPr>
          <w:b/>
          <w:bCs/>
          <w:i/>
          <w:iCs/>
        </w:rPr>
      </w:pPr>
      <w:r w:rsidRPr="004455D2">
        <w:rPr>
          <w:b/>
          <w:bCs/>
          <w:i/>
          <w:iCs/>
        </w:rPr>
        <w:t>Resultant x–component of electric field:</w:t>
      </w:r>
    </w:p>
    <w:p w14:paraId="3B4D5D7B" w14:textId="0D9F1AFD" w:rsidR="00100F82" w:rsidRPr="004455D2" w:rsidRDefault="00E46BCE" w:rsidP="00ED1D07">
      <w:pPr>
        <w:jc w:val="center"/>
      </w:pPr>
      <w:r>
        <w:t xml:space="preserve">d </w:t>
      </w:r>
      <w:r w:rsidR="00100F82" w:rsidRPr="004455D2">
        <w:t>Eₓ = (+ d</w:t>
      </w:r>
      <w:r>
        <w:t xml:space="preserve"> </w:t>
      </w:r>
      <w:r w:rsidR="00100F82" w:rsidRPr="004455D2">
        <w:t>E₁ₓ) + (d</w:t>
      </w:r>
      <w:r>
        <w:t xml:space="preserve"> </w:t>
      </w:r>
      <w:r w:rsidR="00100F82" w:rsidRPr="004455D2">
        <w:t>E₂ₓ)</w:t>
      </w:r>
    </w:p>
    <w:p w14:paraId="2208151F" w14:textId="523A1D89" w:rsidR="00100F82" w:rsidRPr="004455D2" w:rsidRDefault="00100F82" w:rsidP="00ED1D07">
      <w:pPr>
        <w:jc w:val="center"/>
      </w:pPr>
      <w:r w:rsidRPr="004455D2">
        <w:t>d</w:t>
      </w:r>
      <w:r w:rsidR="00ED1D07">
        <w:t xml:space="preserve"> </w:t>
      </w:r>
      <w:r w:rsidRPr="004455D2">
        <w:t>Eₓ = d</w:t>
      </w:r>
      <w:r w:rsidR="00E46BCE">
        <w:t xml:space="preserve"> </w:t>
      </w:r>
      <w:r w:rsidRPr="004455D2">
        <w:t>E₁ cos</w:t>
      </w:r>
      <w:r w:rsidR="00E46BCE">
        <w:t xml:space="preserve"> </w:t>
      </w:r>
      <w:r w:rsidRPr="004455D2">
        <w:t>θ + d</w:t>
      </w:r>
      <w:r w:rsidR="00E46BCE">
        <w:t xml:space="preserve"> </w:t>
      </w:r>
      <w:r w:rsidRPr="004455D2">
        <w:t>E₂ cos</w:t>
      </w:r>
      <w:r w:rsidR="00E46BCE">
        <w:t xml:space="preserve"> </w:t>
      </w:r>
      <w:r w:rsidRPr="004455D2">
        <w:t>θ</w:t>
      </w:r>
    </w:p>
    <w:p w14:paraId="2B1F0D25" w14:textId="0BBDE744" w:rsidR="00100F82" w:rsidRPr="004455D2" w:rsidRDefault="00ED1D07" w:rsidP="00ED1D07">
      <w:pPr>
        <w:jc w:val="center"/>
      </w:pPr>
      <w:r>
        <w:t xml:space="preserve">                                                               </w:t>
      </w:r>
      <w:r w:rsidR="00100F82" w:rsidRPr="004455D2">
        <w:t>d</w:t>
      </w:r>
      <w:r>
        <w:t xml:space="preserve"> </w:t>
      </w:r>
      <w:r w:rsidR="00100F82" w:rsidRPr="004455D2">
        <w:t>Eₓ = d</w:t>
      </w:r>
      <w:r>
        <w:t xml:space="preserve"> </w:t>
      </w:r>
      <w:r w:rsidR="00100F82" w:rsidRPr="004455D2">
        <w:t>E₁ cos</w:t>
      </w:r>
      <w:r>
        <w:t xml:space="preserve"> </w:t>
      </w:r>
      <w:r w:rsidR="00100F82" w:rsidRPr="004455D2">
        <w:t>θ + d</w:t>
      </w:r>
      <w:r>
        <w:t xml:space="preserve"> </w:t>
      </w:r>
      <w:r w:rsidR="00100F82" w:rsidRPr="004455D2">
        <w:t>E₁ cos</w:t>
      </w:r>
      <w:r>
        <w:t xml:space="preserve"> </w:t>
      </w:r>
      <w:r w:rsidR="00100F82" w:rsidRPr="004455D2">
        <w:t xml:space="preserve">θ </w:t>
      </w:r>
      <w:r>
        <w:t xml:space="preserve">                                    </w:t>
      </w:r>
      <w:r w:rsidRPr="00ED1D07">
        <w:t>[As d</w:t>
      </w:r>
      <w:r>
        <w:t xml:space="preserve"> </w:t>
      </w:r>
      <w:r w:rsidRPr="00ED1D07">
        <w:t>E₁ = d</w:t>
      </w:r>
      <w:r>
        <w:t xml:space="preserve"> </w:t>
      </w:r>
      <w:r w:rsidRPr="00ED1D07">
        <w:t>E₂]</w:t>
      </w:r>
      <w:r>
        <w:t xml:space="preserve">       </w:t>
      </w:r>
    </w:p>
    <w:p w14:paraId="614817D6" w14:textId="06F45C4F" w:rsidR="00100F82" w:rsidRPr="004455D2" w:rsidRDefault="00100F82" w:rsidP="00ED1D07">
      <w:pPr>
        <w:jc w:val="center"/>
      </w:pPr>
      <w:r w:rsidRPr="004455D2">
        <w:t>d</w:t>
      </w:r>
      <w:r w:rsidR="00ED1D07">
        <w:t xml:space="preserve"> </w:t>
      </w:r>
      <w:r w:rsidRPr="004455D2">
        <w:t>Eₓ = 2 d</w:t>
      </w:r>
      <w:r w:rsidR="00ED1D07">
        <w:t xml:space="preserve"> </w:t>
      </w:r>
      <w:r w:rsidRPr="004455D2">
        <w:t>E₁ cos</w:t>
      </w:r>
      <w:r w:rsidR="00ED1D07">
        <w:t xml:space="preserve"> </w:t>
      </w:r>
      <w:r w:rsidRPr="004455D2">
        <w:t>θ</w:t>
      </w:r>
    </w:p>
    <w:p w14:paraId="25C74CF4" w14:textId="77777777" w:rsidR="00100F82" w:rsidRPr="003B77AE" w:rsidRDefault="00100F82" w:rsidP="00100F82">
      <w:pPr>
        <w:rPr>
          <w:b/>
          <w:bCs/>
          <w:i/>
          <w:iCs/>
        </w:rPr>
      </w:pPr>
      <w:r w:rsidRPr="004455D2">
        <w:rPr>
          <w:b/>
          <w:bCs/>
          <w:i/>
          <w:iCs/>
        </w:rPr>
        <w:t>Resultant y–component of electric field:</w:t>
      </w:r>
    </w:p>
    <w:p w14:paraId="69DFE8CE" w14:textId="2F5DC40B" w:rsidR="00100F82" w:rsidRPr="004455D2" w:rsidRDefault="00ED1D07" w:rsidP="00E46BCE">
      <w:pPr>
        <w:jc w:val="center"/>
      </w:pPr>
      <w:r>
        <w:t xml:space="preserve">d </w:t>
      </w:r>
      <w:r w:rsidR="00100F82" w:rsidRPr="004455D2">
        <w:t>Eᵧ = (+ d</w:t>
      </w:r>
      <w:r>
        <w:t xml:space="preserve"> </w:t>
      </w:r>
      <w:r w:rsidR="00100F82" w:rsidRPr="004455D2">
        <w:t>E₁ᵧ) + (− d</w:t>
      </w:r>
      <w:r>
        <w:t xml:space="preserve"> </w:t>
      </w:r>
      <w:r w:rsidR="00100F82" w:rsidRPr="004455D2">
        <w:t>E₂ᵧ)</w:t>
      </w:r>
    </w:p>
    <w:p w14:paraId="4DF32191" w14:textId="5894876B" w:rsidR="00100F82" w:rsidRPr="004455D2" w:rsidRDefault="00100F82" w:rsidP="00E46BCE">
      <w:pPr>
        <w:jc w:val="center"/>
      </w:pPr>
      <w:r w:rsidRPr="004455D2">
        <w:t>d</w:t>
      </w:r>
      <w:r w:rsidR="00ED1D07">
        <w:t xml:space="preserve"> </w:t>
      </w:r>
      <w:r w:rsidRPr="004455D2">
        <w:t>Eᵧ = d</w:t>
      </w:r>
      <w:r w:rsidR="00ED1D07">
        <w:t xml:space="preserve"> </w:t>
      </w:r>
      <w:r w:rsidRPr="004455D2">
        <w:t>E₁ sin</w:t>
      </w:r>
      <w:r w:rsidR="00ED1D07">
        <w:t xml:space="preserve"> </w:t>
      </w:r>
      <w:r w:rsidRPr="004455D2">
        <w:t xml:space="preserve">θ </w:t>
      </w:r>
      <w:r w:rsidR="00ED1D07">
        <w:t>–</w:t>
      </w:r>
      <w:r w:rsidRPr="004455D2">
        <w:t xml:space="preserve"> d</w:t>
      </w:r>
      <w:r w:rsidR="00ED1D07">
        <w:t xml:space="preserve"> </w:t>
      </w:r>
      <w:r w:rsidRPr="004455D2">
        <w:t>E₂ sin</w:t>
      </w:r>
      <w:r w:rsidR="00ED1D07">
        <w:t xml:space="preserve"> </w:t>
      </w:r>
      <w:r w:rsidRPr="004455D2">
        <w:t>θ</w:t>
      </w:r>
    </w:p>
    <w:p w14:paraId="035BA5C0" w14:textId="68A7D2FE" w:rsidR="00100F82" w:rsidRPr="004455D2" w:rsidRDefault="00ED1D07" w:rsidP="00ED1D07">
      <w:r>
        <w:t xml:space="preserve">                                                                                     </w:t>
      </w:r>
      <w:r w:rsidR="00100F82" w:rsidRPr="004455D2">
        <w:t>d</w:t>
      </w:r>
      <w:r>
        <w:t xml:space="preserve"> </w:t>
      </w:r>
      <w:r w:rsidR="00100F82" w:rsidRPr="004455D2">
        <w:t>Eᵧ = d</w:t>
      </w:r>
      <w:r>
        <w:t xml:space="preserve"> </w:t>
      </w:r>
      <w:r w:rsidR="00100F82" w:rsidRPr="004455D2">
        <w:t>E₁ sin</w:t>
      </w:r>
      <w:r>
        <w:t xml:space="preserve"> </w:t>
      </w:r>
      <w:r w:rsidR="00100F82" w:rsidRPr="004455D2">
        <w:t xml:space="preserve">θ </w:t>
      </w:r>
      <w:r>
        <w:t>–</w:t>
      </w:r>
      <w:r w:rsidR="00100F82" w:rsidRPr="004455D2">
        <w:t xml:space="preserve"> d</w:t>
      </w:r>
      <w:r>
        <w:t xml:space="preserve"> </w:t>
      </w:r>
      <w:r w:rsidR="00100F82" w:rsidRPr="004455D2">
        <w:t>E₁ sin</w:t>
      </w:r>
      <w:r>
        <w:t xml:space="preserve"> </w:t>
      </w:r>
      <w:r w:rsidR="00100F82" w:rsidRPr="004455D2">
        <w:t xml:space="preserve">θ </w:t>
      </w:r>
      <w:r>
        <w:t xml:space="preserve">                                        </w:t>
      </w:r>
      <w:r w:rsidRPr="00ED1D07">
        <w:t>[As d E₁ = dE₂]</w:t>
      </w:r>
      <w:r>
        <w:t xml:space="preserve">                                        </w:t>
      </w:r>
    </w:p>
    <w:p w14:paraId="6DF263B4" w14:textId="0F5DC464" w:rsidR="00100F82" w:rsidRPr="004455D2" w:rsidRDefault="00100F82" w:rsidP="00E46BCE">
      <w:pPr>
        <w:jc w:val="center"/>
      </w:pPr>
      <w:r w:rsidRPr="004455D2">
        <w:t>d</w:t>
      </w:r>
      <w:r w:rsidR="00ED1D07">
        <w:t xml:space="preserve"> </w:t>
      </w:r>
      <w:r w:rsidRPr="004455D2">
        <w:t>Eᵧ = 0</w:t>
      </w:r>
    </w:p>
    <w:p w14:paraId="06E7EFFF" w14:textId="5729F4EF" w:rsidR="00100F82" w:rsidRPr="003B77AE" w:rsidRDefault="00100F82" w:rsidP="00100F82">
      <w:pPr>
        <w:rPr>
          <w:b/>
          <w:bCs/>
          <w:i/>
          <w:iCs/>
        </w:rPr>
      </w:pPr>
      <w:r w:rsidRPr="004455D2">
        <w:rPr>
          <w:b/>
          <w:bCs/>
          <w:i/>
          <w:iCs/>
        </w:rPr>
        <w:t>The magnitude of electric field d</w:t>
      </w:r>
      <w:r w:rsidR="00E46BCE">
        <w:rPr>
          <w:b/>
          <w:bCs/>
          <w:i/>
          <w:iCs/>
        </w:rPr>
        <w:t xml:space="preserve"> </w:t>
      </w:r>
      <w:r w:rsidRPr="004455D2">
        <w:rPr>
          <w:b/>
          <w:bCs/>
          <w:i/>
          <w:iCs/>
        </w:rPr>
        <w:t>E is:</w:t>
      </w:r>
    </w:p>
    <w:p w14:paraId="0AEECA01" w14:textId="462A6465" w:rsidR="00100F82" w:rsidRPr="004455D2" w:rsidRDefault="00100F82" w:rsidP="00E46BCE">
      <w:pPr>
        <w:jc w:val="center"/>
      </w:pPr>
      <w:r w:rsidRPr="004455D2">
        <w:t>dE² = dEₓ² + dEᵧ² = (2 d</w:t>
      </w:r>
      <w:r w:rsidR="00E46BCE">
        <w:t xml:space="preserve"> </w:t>
      </w:r>
      <w:r w:rsidRPr="004455D2">
        <w:t>E₁ cos</w:t>
      </w:r>
      <w:r w:rsidR="00E46BCE">
        <w:t xml:space="preserve"> </w:t>
      </w:r>
      <w:r w:rsidRPr="004455D2">
        <w:t>θ)</w:t>
      </w:r>
      <w:r w:rsidR="00E46BCE">
        <w:t xml:space="preserve"> </w:t>
      </w:r>
      <w:r w:rsidRPr="004455D2">
        <w:t>² + (0)</w:t>
      </w:r>
      <w:r w:rsidR="00E46BCE">
        <w:t xml:space="preserve"> </w:t>
      </w:r>
      <w:r w:rsidRPr="004455D2">
        <w:t>²</w:t>
      </w:r>
    </w:p>
    <w:p w14:paraId="05C83CF8" w14:textId="75308575" w:rsidR="00100F82" w:rsidRPr="004455D2" w:rsidRDefault="00100F82" w:rsidP="00E46BCE">
      <w:pPr>
        <w:jc w:val="center"/>
      </w:pPr>
      <w:r w:rsidRPr="004455D2">
        <w:t>d</w:t>
      </w:r>
      <w:r w:rsidR="00E46BCE">
        <w:t xml:space="preserve"> </w:t>
      </w:r>
      <w:r w:rsidRPr="004455D2">
        <w:t>E = 2 d</w:t>
      </w:r>
      <w:r w:rsidR="00E46BCE">
        <w:t xml:space="preserve"> </w:t>
      </w:r>
      <w:r w:rsidRPr="004455D2">
        <w:t>E₁ cos</w:t>
      </w:r>
      <w:r w:rsidR="00E46BCE">
        <w:t xml:space="preserve"> </w:t>
      </w:r>
      <w:r w:rsidRPr="004455D2">
        <w:t>θ</w:t>
      </w:r>
    </w:p>
    <w:p w14:paraId="6DD796D6" w14:textId="77777777" w:rsidR="00100F82" w:rsidRPr="004455D2" w:rsidRDefault="00100F82" w:rsidP="00100F82">
      <w:r w:rsidRPr="004455D2">
        <w:t>The total electric field due to whole length is:</w:t>
      </w:r>
    </w:p>
    <w:p w14:paraId="02C2780C" w14:textId="6FBEED4C" w:rsidR="00100F82" w:rsidRPr="004455D2" w:rsidRDefault="00100F82" w:rsidP="00E46BCE">
      <w:pPr>
        <w:jc w:val="center"/>
      </w:pPr>
      <w:r w:rsidRPr="004455D2">
        <w:t>E = ∫ d</w:t>
      </w:r>
      <w:r w:rsidR="00E46BCE">
        <w:t xml:space="preserve"> </w:t>
      </w:r>
      <w:r w:rsidRPr="004455D2">
        <w:t>E = ∫₀⁺∞ 2 d</w:t>
      </w:r>
      <w:r w:rsidR="00E46BCE">
        <w:t xml:space="preserve"> </w:t>
      </w:r>
      <w:r w:rsidRPr="004455D2">
        <w:t>E₁ cos</w:t>
      </w:r>
      <w:r w:rsidR="00E46BCE">
        <w:t xml:space="preserve"> </w:t>
      </w:r>
      <w:r w:rsidRPr="004455D2">
        <w:t>θ</w:t>
      </w:r>
    </w:p>
    <w:p w14:paraId="725A6A76" w14:textId="77777777" w:rsidR="00ED1D07" w:rsidRDefault="00100F82" w:rsidP="00ED1D07">
      <w:r w:rsidRPr="004455D2">
        <w:t xml:space="preserve">Substitute </w:t>
      </w:r>
      <w:r w:rsidR="00E46BCE">
        <w:t xml:space="preserve">                               </w:t>
      </w:r>
    </w:p>
    <w:p w14:paraId="798411D6" w14:textId="0B05299D" w:rsidR="00100F82" w:rsidRPr="004455D2" w:rsidRDefault="00ED1D07" w:rsidP="00E46BCE">
      <w:pPr>
        <w:jc w:val="center"/>
      </w:pPr>
      <w:r>
        <w:t xml:space="preserve">d </w:t>
      </w:r>
      <w:r w:rsidR="00100F82" w:rsidRPr="004455D2">
        <w:t>E₁ = (k λ d</w:t>
      </w:r>
      <w:r>
        <w:t xml:space="preserve"> </w:t>
      </w:r>
      <w:r w:rsidR="00100F82" w:rsidRPr="004455D2">
        <w:t>z) / (x² + z²)</w:t>
      </w:r>
    </w:p>
    <w:p w14:paraId="5AAD48C3" w14:textId="673A3F1C" w:rsidR="00100F82" w:rsidRPr="004455D2" w:rsidRDefault="00100F82" w:rsidP="00E46BCE">
      <w:pPr>
        <w:jc w:val="center"/>
      </w:pPr>
      <w:r w:rsidRPr="004455D2">
        <w:t>E = 2 ∫₀⁺∞ (k λ d</w:t>
      </w:r>
      <w:r w:rsidR="00ED1D07">
        <w:t xml:space="preserve"> </w:t>
      </w:r>
      <w:r w:rsidRPr="004455D2">
        <w:t>z cos</w:t>
      </w:r>
      <w:r w:rsidR="00ED1D07">
        <w:t xml:space="preserve"> </w:t>
      </w:r>
      <w:r w:rsidRPr="004455D2">
        <w:t>θ) / (x² + z²)</w:t>
      </w:r>
    </w:p>
    <w:p w14:paraId="44CD41B9" w14:textId="77777777" w:rsidR="00100F82" w:rsidRPr="004455D2" w:rsidRDefault="00100F82" w:rsidP="00100F82">
      <w:r w:rsidRPr="004455D2">
        <w:lastRenderedPageBreak/>
        <w:t>To integrate above equation:</w:t>
      </w:r>
    </w:p>
    <w:p w14:paraId="115F2ABB" w14:textId="40940C29" w:rsidR="00100F82" w:rsidRPr="004455D2" w:rsidRDefault="00100F82" w:rsidP="00100F82">
      <w:r w:rsidRPr="004455D2">
        <w:t>Put z = x tan</w:t>
      </w:r>
      <w:r w:rsidR="00ED1D07">
        <w:t xml:space="preserve"> </w:t>
      </w:r>
      <w:r w:rsidRPr="004455D2">
        <w:t>θ</w:t>
      </w:r>
    </w:p>
    <w:p w14:paraId="0AF6F738" w14:textId="34AC54B3" w:rsidR="00100F82" w:rsidRPr="004455D2" w:rsidRDefault="00100F82" w:rsidP="00100F82">
      <w:r w:rsidRPr="004455D2">
        <w:t>Then d</w:t>
      </w:r>
      <w:r w:rsidR="00ED1D07">
        <w:t xml:space="preserve"> </w:t>
      </w:r>
      <w:r w:rsidRPr="004455D2">
        <w:t>z = x sec²θ d</w:t>
      </w:r>
      <w:r w:rsidR="00ED1D07">
        <w:t xml:space="preserve"> </w:t>
      </w:r>
      <w:r w:rsidRPr="004455D2">
        <w:t>θ</w:t>
      </w:r>
    </w:p>
    <w:p w14:paraId="3F76C40F" w14:textId="77777777" w:rsidR="00100F82" w:rsidRPr="004455D2" w:rsidRDefault="00100F82" w:rsidP="00100F82">
      <w:r w:rsidRPr="004455D2">
        <w:t>When z = 0, θ = 0</w:t>
      </w:r>
    </w:p>
    <w:p w14:paraId="4A4C4D70" w14:textId="77777777" w:rsidR="00100F82" w:rsidRPr="004455D2" w:rsidRDefault="00100F82" w:rsidP="00100F82">
      <w:r w:rsidRPr="004455D2">
        <w:t>When z = ∞, θ = 90° = π/2</w:t>
      </w:r>
    </w:p>
    <w:p w14:paraId="6C43A14B" w14:textId="754E47EB" w:rsidR="00100F82" w:rsidRPr="004455D2" w:rsidRDefault="00100F82" w:rsidP="00E46BCE">
      <w:pPr>
        <w:jc w:val="center"/>
      </w:pPr>
      <w:r w:rsidRPr="004455D2">
        <w:t>E = 2kλ ∫₀^π/2 [x sec²θ cos</w:t>
      </w:r>
      <w:r w:rsidR="00E46BCE">
        <w:t xml:space="preserve"> </w:t>
      </w:r>
      <w:r w:rsidRPr="004455D2">
        <w:t>θ d</w:t>
      </w:r>
      <w:r w:rsidR="00E46BCE">
        <w:t xml:space="preserve"> </w:t>
      </w:r>
      <w:r w:rsidRPr="004455D2">
        <w:t>θ / (x² + x² tan²θ)]</w:t>
      </w:r>
    </w:p>
    <w:p w14:paraId="798FB1C1" w14:textId="59B08D33" w:rsidR="00100F82" w:rsidRPr="004455D2" w:rsidRDefault="00100F82" w:rsidP="00E46BCE">
      <w:pPr>
        <w:jc w:val="center"/>
      </w:pPr>
      <w:r w:rsidRPr="004455D2">
        <w:t>E = 2kλ ∫₀^π/2 [x sec²θ cos</w:t>
      </w:r>
      <w:r w:rsidR="00E46BCE">
        <w:t xml:space="preserve"> </w:t>
      </w:r>
      <w:r w:rsidRPr="004455D2">
        <w:t>θ d</w:t>
      </w:r>
      <w:r w:rsidR="00E46BCE">
        <w:t xml:space="preserve"> </w:t>
      </w:r>
      <w:r w:rsidRPr="004455D2">
        <w:t>θ / x² sec²θ]</w:t>
      </w:r>
    </w:p>
    <w:p w14:paraId="18A32E87" w14:textId="01999B4D" w:rsidR="00100F82" w:rsidRPr="004455D2" w:rsidRDefault="00100F82" w:rsidP="00E46BCE">
      <w:pPr>
        <w:jc w:val="center"/>
      </w:pPr>
      <w:r w:rsidRPr="004455D2">
        <w:t>E = 2kλ ∫₀^π/2 (cos</w:t>
      </w:r>
      <w:r w:rsidR="00E46BCE">
        <w:t xml:space="preserve"> </w:t>
      </w:r>
      <w:r w:rsidRPr="004455D2">
        <w:t>θ / x) d</w:t>
      </w:r>
      <w:r w:rsidR="00E46BCE">
        <w:t xml:space="preserve"> </w:t>
      </w:r>
      <w:r w:rsidRPr="004455D2">
        <w:t>θ</w:t>
      </w:r>
    </w:p>
    <w:p w14:paraId="473CBCCC" w14:textId="1BA770A8" w:rsidR="00100F82" w:rsidRPr="004455D2" w:rsidRDefault="00100F82" w:rsidP="00E46BCE">
      <w:pPr>
        <w:jc w:val="center"/>
      </w:pPr>
      <w:r w:rsidRPr="004455D2">
        <w:t>E = (2kλ / x) [sin</w:t>
      </w:r>
      <w:r w:rsidR="00E46BCE">
        <w:t xml:space="preserve"> </w:t>
      </w:r>
      <w:r w:rsidRPr="004455D2">
        <w:t>θ</w:t>
      </w:r>
      <w:r w:rsidR="00E46BCE">
        <w:t xml:space="preserve">] </w:t>
      </w:r>
      <w:r w:rsidRPr="004455D2">
        <w:t>₀^π/2</w:t>
      </w:r>
    </w:p>
    <w:p w14:paraId="0023AA17" w14:textId="77777777" w:rsidR="00100F82" w:rsidRPr="004455D2" w:rsidRDefault="00100F82" w:rsidP="00E46BCE">
      <w:pPr>
        <w:jc w:val="center"/>
      </w:pPr>
      <w:r w:rsidRPr="004455D2">
        <w:t>E = (2kλ / x) (sin90° − sin0°)</w:t>
      </w:r>
    </w:p>
    <w:p w14:paraId="7340EEDF" w14:textId="77777777" w:rsidR="00100F82" w:rsidRPr="004455D2" w:rsidRDefault="00100F82" w:rsidP="00E46BCE">
      <w:pPr>
        <w:jc w:val="center"/>
      </w:pPr>
      <w:r w:rsidRPr="004455D2">
        <w:t>E = (2kλ / x)</w:t>
      </w:r>
    </w:p>
    <w:p w14:paraId="1D18DBE6" w14:textId="77777777" w:rsidR="00100F82" w:rsidRPr="004455D2" w:rsidRDefault="00100F82" w:rsidP="00100F82">
      <w:r w:rsidRPr="004455D2">
        <w:t>Now, since k = 1 / (4πε₀):</w:t>
      </w:r>
    </w:p>
    <w:p w14:paraId="5DB8C438" w14:textId="77777777" w:rsidR="00100F82" w:rsidRPr="004455D2" w:rsidRDefault="00100F82" w:rsidP="00E46BCE">
      <w:pPr>
        <w:jc w:val="center"/>
      </w:pPr>
      <w:r w:rsidRPr="004455D2">
        <w:t>E = (2λ) / (4πε₀ x)</w:t>
      </w:r>
    </w:p>
    <w:p w14:paraId="144C84FE" w14:textId="77777777" w:rsidR="00100F82" w:rsidRPr="004455D2" w:rsidRDefault="00100F82" w:rsidP="00E46BCE">
      <w:pPr>
        <w:jc w:val="center"/>
      </w:pPr>
      <w:r w:rsidRPr="004455D2">
        <w:t>E = λ / (2π ε₀ x)</w:t>
      </w:r>
    </w:p>
    <w:p w14:paraId="5696C649" w14:textId="6EBCE36B" w:rsidR="00100F82" w:rsidRPr="004455D2" w:rsidRDefault="00100F82" w:rsidP="00100F82">
      <w:r w:rsidRPr="004455D2">
        <w:t xml:space="preserve"> Hence, the electric field intensity due to an infinite line of charge is:</w:t>
      </w:r>
    </w:p>
    <w:p w14:paraId="7141B954" w14:textId="5DBA6865" w:rsidR="00100F82" w:rsidRPr="004455D2" w:rsidRDefault="005B3161" w:rsidP="00E46BCE">
      <w:pPr>
        <w:jc w:val="center"/>
      </w:pPr>
      <w:r>
        <w:rPr>
          <w:noProof/>
        </w:rPr>
        <mc:AlternateContent>
          <mc:Choice Requires="wps">
            <w:drawing>
              <wp:anchor distT="0" distB="0" distL="114300" distR="114300" simplePos="0" relativeHeight="251658260" behindDoc="0" locked="0" layoutInCell="1" allowOverlap="1" wp14:anchorId="3AE04EF1" wp14:editId="2F263EE2">
                <wp:simplePos x="0" y="0"/>
                <wp:positionH relativeFrom="margin">
                  <wp:align>left</wp:align>
                </wp:positionH>
                <wp:positionV relativeFrom="paragraph">
                  <wp:posOffset>257175</wp:posOffset>
                </wp:positionV>
                <wp:extent cx="6915150" cy="1066800"/>
                <wp:effectExtent l="0" t="0" r="19050" b="19050"/>
                <wp:wrapSquare wrapText="bothSides"/>
                <wp:docPr id="80050317" name="Scroll: Horizontal 70"/>
                <wp:cNvGraphicFramePr/>
                <a:graphic xmlns:a="http://schemas.openxmlformats.org/drawingml/2006/main">
                  <a:graphicData uri="http://schemas.microsoft.com/office/word/2010/wordprocessingShape">
                    <wps:wsp>
                      <wps:cNvSpPr/>
                      <wps:spPr>
                        <a:xfrm>
                          <a:off x="0" y="0"/>
                          <a:ext cx="6915150" cy="10668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3FF802" w14:textId="77777777" w:rsidR="006F22EB" w:rsidRPr="006F22EB" w:rsidRDefault="006F22EB" w:rsidP="006F22EB">
                            <w:pPr>
                              <w:jc w:val="center"/>
                              <w:rPr>
                                <w:b/>
                                <w:bCs/>
                                <w:i/>
                                <w:iCs/>
                                <w:sz w:val="24"/>
                                <w:szCs w:val="24"/>
                              </w:rPr>
                            </w:pPr>
                            <w:r w:rsidRPr="006F22EB">
                              <w:rPr>
                                <w:b/>
                                <w:bCs/>
                                <w:i/>
                                <w:iCs/>
                                <w:sz w:val="24"/>
                                <w:szCs w:val="24"/>
                              </w:rPr>
                              <w:t>Q.9 Define an electric dipole moment and derive an expression for torque acting on it when placed in a uniform electric field, work done by the external electric field in turning the dipole from initial angle θ₀ to final angle θ, and its potential energy.</w:t>
                            </w:r>
                          </w:p>
                          <w:p w14:paraId="30184759" w14:textId="77777777" w:rsidR="006F22EB" w:rsidRDefault="006F22EB" w:rsidP="006F22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E04EF1" id="Scroll: Horizontal 70" o:spid="_x0000_s1044" type="#_x0000_t98" style="position:absolute;left:0;text-align:left;margin-left:0;margin-top:20.25pt;width:544.5pt;height:84pt;z-index:2516582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" fillcolor="black [3213]" strokecolor="#09101d [484]" strokeweight="1pt">
                <v:stroke joinstyle="miter"/>
                <v:textbox>
                  <w:txbxContent>
                    <w:p w14:paraId="7F3FF802" w14:textId="77777777" w:rsidR="006F22EB" w:rsidRPr="006F22EB" w:rsidRDefault="006F22EB" w:rsidP="006F22EB">
                      <w:pPr>
                        <w:jc w:val="center"/>
                        <w:rPr>
                          <w:b/>
                          <w:bCs/>
                          <w:i/>
                          <w:iCs/>
                          <w:sz w:val="24"/>
                          <w:szCs w:val="24"/>
                        </w:rPr>
                      </w:pPr>
                      <w:r w:rsidRPr="006F22EB">
                        <w:rPr>
                          <w:b/>
                          <w:bCs/>
                          <w:i/>
                          <w:iCs/>
                          <w:sz w:val="24"/>
                          <w:szCs w:val="24"/>
                        </w:rPr>
                        <w:t>Q.9 Define an electric dipole moment and derive an expression for torque acting on it when placed in a uniform electric field, work done by the external electric field in turning the dipole from initial angle θ₀ to final angle θ, and its potential energy.</w:t>
                      </w:r>
                    </w:p>
                    <w:p w14:paraId="30184759" w14:textId="77777777" w:rsidR="006F22EB" w:rsidRDefault="006F22EB" w:rsidP="006F22EB">
                      <w:pPr>
                        <w:jc w:val="center"/>
                      </w:pPr>
                    </w:p>
                  </w:txbxContent>
                </v:textbox>
                <w10:wrap type="square" anchorx="margin"/>
              </v:shape>
            </w:pict>
          </mc:Fallback>
        </mc:AlternateContent>
      </w:r>
      <w:r w:rsidR="00100F82" w:rsidRPr="004455D2">
        <w:rPr>
          <w:highlight w:val="lightGray"/>
        </w:rPr>
        <w:t>E = λ / (2π ε₀ x)</w:t>
      </w:r>
    </w:p>
    <w:p w14:paraId="261A3AF6" w14:textId="3C09C43F" w:rsidR="00100F82" w:rsidRPr="004455D2" w:rsidRDefault="00100F82" w:rsidP="00100F82">
      <w:pPr>
        <w:rPr>
          <w:b/>
          <w:bCs/>
          <w:i/>
          <w:iCs/>
          <w:sz w:val="24"/>
          <w:szCs w:val="24"/>
        </w:rPr>
      </w:pPr>
      <w:r w:rsidRPr="004455D2">
        <w:rPr>
          <w:b/>
          <w:bCs/>
          <w:i/>
          <w:iCs/>
          <w:sz w:val="24"/>
          <w:szCs w:val="24"/>
        </w:rPr>
        <w:t>ELECTRIC DIPOLE</w:t>
      </w:r>
    </w:p>
    <w:p w14:paraId="5754B460" w14:textId="00537591" w:rsidR="00100F82" w:rsidRPr="00100F82" w:rsidRDefault="00100F82" w:rsidP="00100F82">
      <w:pPr>
        <w:rPr>
          <w:b/>
          <w:bCs/>
          <w:i/>
          <w:iCs/>
        </w:rPr>
      </w:pPr>
    </w:p>
    <w:p w14:paraId="6798ABE0" w14:textId="593EE223" w:rsidR="00100F82" w:rsidRPr="00100F82" w:rsidRDefault="00100F82" w:rsidP="00100F82">
      <w:pPr>
        <w:rPr>
          <w:b/>
          <w:bCs/>
          <w:i/>
          <w:iCs/>
        </w:rPr>
      </w:pPr>
      <w:r w:rsidRPr="00100F82">
        <w:rPr>
          <w:b/>
          <w:bCs/>
          <w:i/>
          <w:iCs/>
        </w:rPr>
        <w:t>A pair of positive charge and negative charge of the same magnitude having constant distance between them is called a dipole.</w:t>
      </w:r>
    </w:p>
    <w:p w14:paraId="6706AAE1" w14:textId="7EE74DBE" w:rsidR="00100F82" w:rsidRPr="00100F82" w:rsidRDefault="00100F82" w:rsidP="00100F82">
      <w:pPr>
        <w:rPr>
          <w:b/>
          <w:bCs/>
          <w:i/>
          <w:iCs/>
        </w:rPr>
      </w:pPr>
    </w:p>
    <w:p w14:paraId="05D67945" w14:textId="11D01F3A" w:rsidR="00100F82" w:rsidRPr="00100F82" w:rsidRDefault="00100F82" w:rsidP="00100F82">
      <w:pPr>
        <w:rPr>
          <w:b/>
          <w:bCs/>
          <w:i/>
          <w:iCs/>
          <w:sz w:val="24"/>
          <w:szCs w:val="24"/>
        </w:rPr>
      </w:pPr>
      <w:r w:rsidRPr="00100F82">
        <w:rPr>
          <w:b/>
          <w:bCs/>
          <w:i/>
          <w:iCs/>
          <w:sz w:val="24"/>
          <w:szCs w:val="24"/>
        </w:rPr>
        <w:t>ELECTRIC DIPOLE MOMENT</w:t>
      </w:r>
    </w:p>
    <w:p w14:paraId="0FF70564" w14:textId="2A9696DD" w:rsidR="00100F82" w:rsidRPr="00100F82" w:rsidRDefault="00100F82" w:rsidP="00100F82">
      <w:pPr>
        <w:rPr>
          <w:b/>
          <w:bCs/>
          <w:i/>
          <w:iCs/>
        </w:rPr>
      </w:pPr>
    </w:p>
    <w:p w14:paraId="12967F15" w14:textId="53B581DE" w:rsidR="00100F82" w:rsidRPr="00100F82" w:rsidRDefault="00100F82" w:rsidP="00206D0B">
      <w:pPr>
        <w:pStyle w:val="ListParagraph"/>
        <w:numPr>
          <w:ilvl w:val="0"/>
          <w:numId w:val="7"/>
        </w:numPr>
      </w:pPr>
      <w:r w:rsidRPr="00100F82">
        <w:t>The product of magnitude of charge and separation between them is called dipole moment, written as:</w:t>
      </w:r>
    </w:p>
    <w:p w14:paraId="3296137C" w14:textId="52E67E12" w:rsidR="00100F82" w:rsidRPr="004455D2" w:rsidRDefault="00100F82" w:rsidP="004455D2">
      <w:pPr>
        <w:pStyle w:val="ListParagraph"/>
        <w:jc w:val="center"/>
        <w:rPr>
          <w:b/>
          <w:bCs/>
        </w:rPr>
      </w:pPr>
      <w:r w:rsidRPr="004455D2">
        <w:rPr>
          <w:b/>
          <w:bCs/>
        </w:rPr>
        <w:t>P = q d</w:t>
      </w:r>
    </w:p>
    <w:p w14:paraId="42764122" w14:textId="45D9EC12" w:rsidR="00100F82" w:rsidRPr="00100F82" w:rsidRDefault="00100F82" w:rsidP="00206D0B">
      <w:pPr>
        <w:pStyle w:val="ListParagraph"/>
        <w:numPr>
          <w:ilvl w:val="0"/>
          <w:numId w:val="7"/>
        </w:numPr>
      </w:pPr>
      <w:r w:rsidRPr="00100F82">
        <w:t>It is a vector quantity.</w:t>
      </w:r>
    </w:p>
    <w:p w14:paraId="4DAD7AF6" w14:textId="208D8DB0" w:rsidR="00100F82" w:rsidRPr="00100F82" w:rsidRDefault="00100F82" w:rsidP="00206D0B">
      <w:pPr>
        <w:pStyle w:val="ListParagraph"/>
        <w:numPr>
          <w:ilvl w:val="0"/>
          <w:numId w:val="7"/>
        </w:numPr>
      </w:pPr>
      <w:r w:rsidRPr="00100F82">
        <w:t>The direction of dipole moment vector P is from negative charge to positive charge.</w:t>
      </w:r>
    </w:p>
    <w:p w14:paraId="1352FF65" w14:textId="011841AB" w:rsidR="00100F82" w:rsidRPr="00100F82" w:rsidRDefault="00100F82" w:rsidP="00100F82">
      <w:pPr>
        <w:rPr>
          <w:b/>
          <w:bCs/>
          <w:i/>
          <w:iCs/>
        </w:rPr>
      </w:pPr>
    </w:p>
    <w:p w14:paraId="721C78DD" w14:textId="4C011C90" w:rsidR="00100F82" w:rsidRPr="00100F82" w:rsidRDefault="00100F82" w:rsidP="00100F82">
      <w:pPr>
        <w:rPr>
          <w:b/>
          <w:bCs/>
          <w:i/>
          <w:iCs/>
          <w:sz w:val="24"/>
          <w:szCs w:val="24"/>
        </w:rPr>
      </w:pPr>
      <w:r w:rsidRPr="00100F82">
        <w:rPr>
          <w:b/>
          <w:bCs/>
          <w:i/>
          <w:iCs/>
          <w:sz w:val="24"/>
          <w:szCs w:val="24"/>
        </w:rPr>
        <w:lastRenderedPageBreak/>
        <w:t>MOTION OF ELECTRIC DIPOLE IN ELECTRIC FIELD</w:t>
      </w:r>
    </w:p>
    <w:p w14:paraId="4955B8CF" w14:textId="6EA1851E" w:rsidR="00100F82" w:rsidRPr="00100F82" w:rsidRDefault="00100F82" w:rsidP="00100F82">
      <w:pPr>
        <w:rPr>
          <w:b/>
          <w:bCs/>
          <w:i/>
          <w:iCs/>
        </w:rPr>
      </w:pPr>
    </w:p>
    <w:p w14:paraId="789FC738" w14:textId="207D902F" w:rsidR="00100F82" w:rsidRPr="00100F82" w:rsidRDefault="00100F82" w:rsidP="00100F82">
      <w:r w:rsidRPr="00100F82">
        <w:t>Consider a +q and −q charge having distance d between them placed in an external electric field E.</w:t>
      </w:r>
    </w:p>
    <w:p w14:paraId="24AAB05F" w14:textId="489940A9" w:rsidR="00100F82" w:rsidRPr="00100F82" w:rsidRDefault="00100F82" w:rsidP="00100F82">
      <w:r w:rsidRPr="00100F82">
        <w:t>The electric dipole moment vector P makes an angle θ with the electric field E, as shown in figure.</w:t>
      </w:r>
    </w:p>
    <w:p w14:paraId="433CFE42" w14:textId="57E6947A" w:rsidR="00100F82" w:rsidRPr="00100F82" w:rsidRDefault="00100F82" w:rsidP="00100F82">
      <w:r w:rsidRPr="00100F82">
        <w:t>The electric forces F₁ acts on charge +q and F₂ acts on charge −q.</w:t>
      </w:r>
    </w:p>
    <w:p w14:paraId="15F30A56" w14:textId="602FCD2D" w:rsidR="00100F82" w:rsidRPr="00100F82" w:rsidRDefault="00100F82" w:rsidP="00100F82">
      <w:r w:rsidRPr="00100F82">
        <w:t>This couple tends to rotate the electric dipole about its center of mass in a clockwise direction.</w:t>
      </w:r>
    </w:p>
    <w:p w14:paraId="27E04F59" w14:textId="39B2CC62" w:rsidR="00100F82" w:rsidRPr="00100F82" w:rsidRDefault="00100F82" w:rsidP="00100F82"/>
    <w:p w14:paraId="6350D575" w14:textId="27B68545" w:rsidR="00100F82" w:rsidRPr="00100F82" w:rsidRDefault="00100F82" w:rsidP="00100F82">
      <w:pPr>
        <w:rPr>
          <w:b/>
          <w:bCs/>
          <w:i/>
          <w:iCs/>
          <w:sz w:val="24"/>
          <w:szCs w:val="24"/>
        </w:rPr>
      </w:pPr>
      <w:r w:rsidRPr="00100F82">
        <w:rPr>
          <w:b/>
          <w:bCs/>
          <w:i/>
          <w:iCs/>
          <w:sz w:val="24"/>
          <w:szCs w:val="24"/>
        </w:rPr>
        <w:t>Electric Torque</w:t>
      </w:r>
    </w:p>
    <w:p w14:paraId="2F19D853" w14:textId="33EECDBD" w:rsidR="00100F82" w:rsidRPr="00100F82" w:rsidRDefault="00100F82" w:rsidP="00100F82">
      <w:pPr>
        <w:rPr>
          <w:b/>
          <w:bCs/>
          <w:i/>
          <w:iCs/>
        </w:rPr>
      </w:pPr>
    </w:p>
    <w:p w14:paraId="0D8CB46F" w14:textId="5A98D31B" w:rsidR="00100F82" w:rsidRPr="00100F82" w:rsidRDefault="00100F82" w:rsidP="00100F82">
      <w:r w:rsidRPr="00100F82">
        <w:t>The electric torque (τₑ) generated due to the couple tends to align P with E.</w:t>
      </w:r>
    </w:p>
    <w:p w14:paraId="69F2B65A" w14:textId="519901F5" w:rsidR="00100F82" w:rsidRPr="00100F82" w:rsidRDefault="00100F82" w:rsidP="00100F82">
      <w:r w:rsidRPr="00100F82">
        <w:t>The magnitude of the net torque on dipole moment is:</w:t>
      </w:r>
    </w:p>
    <w:p w14:paraId="1F4A8519" w14:textId="6AF8DCD1" w:rsidR="00100F82" w:rsidRPr="00100F82" w:rsidRDefault="00100F82" w:rsidP="007A5AD5">
      <w:pPr>
        <w:jc w:val="center"/>
      </w:pPr>
      <w:r w:rsidRPr="00100F82">
        <w:t>τ = F(d/2) sin</w:t>
      </w:r>
      <w:r>
        <w:t xml:space="preserve"> </w:t>
      </w:r>
      <w:r w:rsidRPr="00100F82">
        <w:t>θ + F(d/2) sin</w:t>
      </w:r>
      <w:r>
        <w:t xml:space="preserve"> </w:t>
      </w:r>
      <w:r w:rsidRPr="00100F82">
        <w:t>θ</w:t>
      </w:r>
    </w:p>
    <w:p w14:paraId="08E0C0DD" w14:textId="4C16566F" w:rsidR="00100F82" w:rsidRPr="00100F82" w:rsidRDefault="00100F82" w:rsidP="007A5AD5">
      <w:pPr>
        <w:jc w:val="center"/>
      </w:pPr>
      <w:r w:rsidRPr="00100F82">
        <w:t>τ = F</w:t>
      </w:r>
      <w:r>
        <w:t xml:space="preserve"> </w:t>
      </w:r>
      <w:r w:rsidRPr="00100F82">
        <w:t>d sin</w:t>
      </w:r>
      <w:r>
        <w:t xml:space="preserve"> </w:t>
      </w:r>
      <w:r w:rsidRPr="00100F82">
        <w:t>θ</w:t>
      </w:r>
    </w:p>
    <w:p w14:paraId="31539B47" w14:textId="578D0C70" w:rsidR="00100F82" w:rsidRPr="00100F82" w:rsidRDefault="00100F82" w:rsidP="007A5AD5">
      <w:pPr>
        <w:jc w:val="center"/>
      </w:pPr>
      <w:r w:rsidRPr="00100F82">
        <w:t>τ = q</w:t>
      </w:r>
      <w:r>
        <w:t xml:space="preserve"> </w:t>
      </w:r>
      <w:r w:rsidRPr="00100F82">
        <w:t>E d sin</w:t>
      </w:r>
      <w:r>
        <w:t xml:space="preserve"> </w:t>
      </w:r>
      <w:r w:rsidRPr="00100F82">
        <w:t>θ</w:t>
      </w:r>
    </w:p>
    <w:p w14:paraId="6F78C716" w14:textId="250512E4" w:rsidR="00100F82" w:rsidRPr="00100F82" w:rsidRDefault="00100F82" w:rsidP="007A5AD5">
      <w:pPr>
        <w:jc w:val="center"/>
      </w:pPr>
      <w:r w:rsidRPr="00100F82">
        <w:t>τ = P E sin</w:t>
      </w:r>
      <w:r>
        <w:t xml:space="preserve"> </w:t>
      </w:r>
      <w:r w:rsidRPr="00100F82">
        <w:t>θ [Since P = q</w:t>
      </w:r>
      <w:r>
        <w:t xml:space="preserve"> </w:t>
      </w:r>
      <w:r w:rsidRPr="00100F82">
        <w:t>d]</w:t>
      </w:r>
    </w:p>
    <w:p w14:paraId="077A7E19" w14:textId="77777777" w:rsidR="00100F82" w:rsidRPr="00100F82" w:rsidRDefault="00100F82" w:rsidP="00100F82">
      <w:pPr>
        <w:rPr>
          <w:b/>
          <w:bCs/>
          <w:i/>
          <w:iCs/>
          <w:sz w:val="24"/>
          <w:szCs w:val="24"/>
        </w:rPr>
      </w:pPr>
      <w:r w:rsidRPr="00100F82">
        <w:rPr>
          <w:b/>
          <w:bCs/>
          <w:i/>
          <w:iCs/>
          <w:sz w:val="24"/>
          <w:szCs w:val="24"/>
        </w:rPr>
        <w:t>In vector form:</w:t>
      </w:r>
    </w:p>
    <w:p w14:paraId="0144362A" w14:textId="77777777" w:rsidR="00100F82" w:rsidRPr="00100F82" w:rsidRDefault="00100F82" w:rsidP="007A5AD5">
      <w:pPr>
        <w:jc w:val="center"/>
      </w:pPr>
      <w:r w:rsidRPr="004455D2">
        <w:rPr>
          <w:highlight w:val="lightGray"/>
        </w:rPr>
        <w:t>τₑ = P × E</w:t>
      </w:r>
    </w:p>
    <w:p w14:paraId="30DE9BC3" w14:textId="77777777" w:rsidR="00100F82" w:rsidRPr="00100F82" w:rsidRDefault="00100F82" w:rsidP="00100F82">
      <w:r w:rsidRPr="00100F82">
        <w:t>The direction of electric torque is given by the right-hand rule (into the plane of paper).</w:t>
      </w:r>
    </w:p>
    <w:p w14:paraId="670A4BA6" w14:textId="1622D13E" w:rsidR="00100F82" w:rsidRPr="00100F82" w:rsidRDefault="00100F82" w:rsidP="00100F82">
      <w:r w:rsidRPr="00100F82">
        <w:t>When P is aligned with E, rotate P through angular displacement d</w:t>
      </w:r>
      <w:r w:rsidR="007A5AD5">
        <w:t xml:space="preserve"> </w:t>
      </w:r>
      <w:r w:rsidRPr="00100F82">
        <w:t>θ anticlockwise.</w:t>
      </w:r>
    </w:p>
    <w:p w14:paraId="11051369" w14:textId="77777777" w:rsidR="00100F82" w:rsidRPr="00100F82" w:rsidRDefault="00100F82" w:rsidP="00100F82">
      <w:r w:rsidRPr="00100F82">
        <w:t>When released, P again tends to align with E.</w:t>
      </w:r>
    </w:p>
    <w:p w14:paraId="0AC654C0" w14:textId="77777777" w:rsidR="00100F82" w:rsidRPr="00100F82" w:rsidRDefault="00100F82" w:rsidP="00100F82">
      <w:r w:rsidRPr="00100F82">
        <w:t>Hence, the angle between torque and angular displacement is 180°.</w:t>
      </w:r>
    </w:p>
    <w:p w14:paraId="75AE06AA" w14:textId="77777777" w:rsidR="00100F82" w:rsidRPr="00100F82" w:rsidRDefault="00100F82" w:rsidP="00100F82">
      <w:pPr>
        <w:rPr>
          <w:b/>
          <w:bCs/>
          <w:i/>
          <w:iCs/>
        </w:rPr>
      </w:pPr>
    </w:p>
    <w:p w14:paraId="06524FA4" w14:textId="7DECF05E" w:rsidR="00100F82" w:rsidRPr="007A5AD5" w:rsidRDefault="00100F82" w:rsidP="00100F82">
      <w:pPr>
        <w:rPr>
          <w:b/>
          <w:bCs/>
          <w:i/>
          <w:iCs/>
          <w:sz w:val="24"/>
          <w:szCs w:val="24"/>
        </w:rPr>
      </w:pPr>
      <w:r w:rsidRPr="00100F82">
        <w:rPr>
          <w:b/>
          <w:bCs/>
          <w:i/>
          <w:iCs/>
          <w:sz w:val="24"/>
          <w:szCs w:val="24"/>
        </w:rPr>
        <w:t>Work Done by Electric Torque</w:t>
      </w:r>
    </w:p>
    <w:p w14:paraId="1EC5F749" w14:textId="4F4D763D" w:rsidR="00100F82" w:rsidRPr="00100F82" w:rsidRDefault="00100F82" w:rsidP="00100F82">
      <w:r w:rsidRPr="00100F82">
        <w:t>The small amount of work done by the electric torque through small angle d</w:t>
      </w:r>
      <w:r w:rsidR="00715194">
        <w:t xml:space="preserve"> </w:t>
      </w:r>
      <w:r w:rsidRPr="00100F82">
        <w:t>θ is:</w:t>
      </w:r>
    </w:p>
    <w:p w14:paraId="2BAC618B" w14:textId="77777777" w:rsidR="00100F82" w:rsidRPr="00100F82" w:rsidRDefault="004455D2" w:rsidP="007A5AD5">
      <w:pPr>
        <w:jc w:val="center"/>
      </w:pPr>
      <w:r>
        <w:t xml:space="preserve">d </w:t>
      </w:r>
      <w:r w:rsidR="00100F82" w:rsidRPr="00100F82">
        <w:t>W = τₑ · d</w:t>
      </w:r>
      <w:r>
        <w:t xml:space="preserve"> </w:t>
      </w:r>
      <w:r w:rsidR="00100F82" w:rsidRPr="00100F82">
        <w:t>θ</w:t>
      </w:r>
    </w:p>
    <w:p w14:paraId="0F26E9EA" w14:textId="77777777" w:rsidR="00100F82" w:rsidRPr="00100F82" w:rsidRDefault="00100F82" w:rsidP="00100F82">
      <w:r w:rsidRPr="00100F82">
        <w:t>The net work done in turning the dipole from initial position θ₀ to final position θ is:</w:t>
      </w:r>
    </w:p>
    <w:p w14:paraId="62E8765F" w14:textId="4A4AB0E0" w:rsidR="00100F82" w:rsidRPr="00100F82" w:rsidRDefault="00100F82" w:rsidP="007A5AD5">
      <w:pPr>
        <w:jc w:val="center"/>
      </w:pPr>
      <w:r w:rsidRPr="00100F82">
        <w:t>W = ∫₀^θ τₑ · d</w:t>
      </w:r>
      <w:r w:rsidR="004455D2">
        <w:t xml:space="preserve"> </w:t>
      </w:r>
      <w:r w:rsidRPr="00100F82">
        <w:t>θ</w:t>
      </w:r>
    </w:p>
    <w:p w14:paraId="0B11F57A" w14:textId="77777777" w:rsidR="00100F82" w:rsidRPr="00100F82" w:rsidRDefault="00100F82" w:rsidP="00100F82">
      <w:r w:rsidRPr="00100F82">
        <w:t>Since torque and angular displacement are opposite in direction (180° apart):</w:t>
      </w:r>
    </w:p>
    <w:p w14:paraId="4B03106D" w14:textId="2E70537F" w:rsidR="00100F82" w:rsidRPr="00100F82" w:rsidRDefault="00100F82" w:rsidP="007A5AD5">
      <w:pPr>
        <w:jc w:val="center"/>
      </w:pPr>
      <w:r w:rsidRPr="00100F82">
        <w:t>W = −∫₀^θ τₑ d</w:t>
      </w:r>
      <w:r w:rsidR="004455D2">
        <w:t xml:space="preserve"> </w:t>
      </w:r>
      <w:r w:rsidRPr="00100F82">
        <w:t>θ</w:t>
      </w:r>
    </w:p>
    <w:p w14:paraId="4F9A0DE6" w14:textId="26400BFA" w:rsidR="00100F82" w:rsidRPr="00100F82" w:rsidRDefault="00100F82" w:rsidP="007A5AD5">
      <w:pPr>
        <w:jc w:val="center"/>
      </w:pPr>
      <w:r w:rsidRPr="00100F82">
        <w:t>W = −∫₀^θ P E sin</w:t>
      </w:r>
      <w:r w:rsidR="004455D2">
        <w:t xml:space="preserve"> </w:t>
      </w:r>
      <w:r w:rsidRPr="00100F82">
        <w:t>θ d</w:t>
      </w:r>
      <w:r w:rsidR="004455D2">
        <w:t xml:space="preserve"> </w:t>
      </w:r>
      <w:r w:rsidRPr="00100F82">
        <w:t>θ</w:t>
      </w:r>
    </w:p>
    <w:p w14:paraId="64140466" w14:textId="77777777" w:rsidR="00100F82" w:rsidRPr="00100F82" w:rsidRDefault="00100F82" w:rsidP="007A5AD5">
      <w:pPr>
        <w:jc w:val="center"/>
      </w:pPr>
      <w:r w:rsidRPr="00100F82">
        <w:lastRenderedPageBreak/>
        <w:t>W = P E |cos</w:t>
      </w:r>
      <w:r w:rsidR="004455D2">
        <w:t xml:space="preserve"> </w:t>
      </w:r>
      <w:r w:rsidRPr="00100F82">
        <w:t>θ|₀₀^θ</w:t>
      </w:r>
    </w:p>
    <w:p w14:paraId="6EF9A0B5" w14:textId="77777777" w:rsidR="00100F82" w:rsidRPr="00100F82" w:rsidRDefault="00100F82" w:rsidP="007A5AD5">
      <w:pPr>
        <w:jc w:val="center"/>
      </w:pPr>
      <w:r w:rsidRPr="004455D2">
        <w:rPr>
          <w:highlight w:val="lightGray"/>
        </w:rPr>
        <w:t>W = P E (cos</w:t>
      </w:r>
      <w:r w:rsidR="004455D2" w:rsidRPr="004455D2">
        <w:rPr>
          <w:highlight w:val="lightGray"/>
        </w:rPr>
        <w:t xml:space="preserve"> </w:t>
      </w:r>
      <w:r w:rsidRPr="004455D2">
        <w:rPr>
          <w:highlight w:val="lightGray"/>
        </w:rPr>
        <w:t xml:space="preserve">θ </w:t>
      </w:r>
      <w:r w:rsidR="004455D2" w:rsidRPr="004455D2">
        <w:rPr>
          <w:highlight w:val="lightGray"/>
        </w:rPr>
        <w:t>–</w:t>
      </w:r>
      <w:r w:rsidRPr="004455D2">
        <w:rPr>
          <w:highlight w:val="lightGray"/>
        </w:rPr>
        <w:t xml:space="preserve"> cos</w:t>
      </w:r>
      <w:r w:rsidR="004455D2" w:rsidRPr="004455D2">
        <w:rPr>
          <w:highlight w:val="lightGray"/>
        </w:rPr>
        <w:t xml:space="preserve"> </w:t>
      </w:r>
      <w:r w:rsidRPr="004455D2">
        <w:rPr>
          <w:highlight w:val="lightGray"/>
        </w:rPr>
        <w:t>θ₀)</w:t>
      </w:r>
    </w:p>
    <w:p w14:paraId="79972FEB" w14:textId="77777777" w:rsidR="00100F82" w:rsidRPr="00100F82" w:rsidRDefault="00100F82" w:rsidP="00100F82"/>
    <w:p w14:paraId="49BF0095" w14:textId="447D08C9" w:rsidR="00100F82" w:rsidRPr="007A5AD5" w:rsidRDefault="00100F82" w:rsidP="00100F82">
      <w:pPr>
        <w:rPr>
          <w:b/>
          <w:bCs/>
          <w:i/>
          <w:iCs/>
          <w:sz w:val="24"/>
          <w:szCs w:val="24"/>
        </w:rPr>
      </w:pPr>
      <w:r w:rsidRPr="00100F82">
        <w:rPr>
          <w:b/>
          <w:bCs/>
          <w:i/>
          <w:iCs/>
          <w:sz w:val="24"/>
          <w:szCs w:val="24"/>
        </w:rPr>
        <w:t>POTENTIAL ENERGY</w:t>
      </w:r>
    </w:p>
    <w:p w14:paraId="3F8621C1" w14:textId="77777777" w:rsidR="00100F82" w:rsidRPr="00100F82" w:rsidRDefault="00100F82" w:rsidP="00100F82">
      <w:r w:rsidRPr="00100F82">
        <w:t>According to work-energy theorem,</w:t>
      </w:r>
    </w:p>
    <w:p w14:paraId="17C9C9D9" w14:textId="77777777" w:rsidR="00100F82" w:rsidRPr="00286CAB" w:rsidRDefault="00100F82" w:rsidP="004455D2">
      <w:pPr>
        <w:jc w:val="center"/>
      </w:pPr>
      <w:r w:rsidRPr="00286CAB">
        <w:t>Change in potential energy = − Work done</w:t>
      </w:r>
    </w:p>
    <w:p w14:paraId="3351506A" w14:textId="77777777" w:rsidR="00100F82" w:rsidRPr="00286CAB" w:rsidRDefault="00100F82" w:rsidP="004455D2">
      <w:pPr>
        <w:jc w:val="center"/>
      </w:pPr>
      <w:r w:rsidRPr="00286CAB">
        <w:t>ΔU = −W</w:t>
      </w:r>
    </w:p>
    <w:p w14:paraId="5186D064" w14:textId="77777777" w:rsidR="00100F82" w:rsidRPr="00286CAB" w:rsidRDefault="00100F82" w:rsidP="004455D2">
      <w:pPr>
        <w:jc w:val="center"/>
      </w:pPr>
      <w:r w:rsidRPr="00286CAB">
        <w:t>ΔU = −P E (cos</w:t>
      </w:r>
      <w:r w:rsidR="004455D2" w:rsidRPr="00286CAB">
        <w:t xml:space="preserve"> </w:t>
      </w:r>
      <w:r w:rsidRPr="00286CAB">
        <w:t xml:space="preserve">θ </w:t>
      </w:r>
      <w:r w:rsidR="004455D2" w:rsidRPr="00286CAB">
        <w:t>–</w:t>
      </w:r>
      <w:r w:rsidRPr="00286CAB">
        <w:t xml:space="preserve"> cos</w:t>
      </w:r>
      <w:r w:rsidR="004455D2" w:rsidRPr="00286CAB">
        <w:t xml:space="preserve"> </w:t>
      </w:r>
      <w:r w:rsidRPr="00286CAB">
        <w:t>θ₀)</w:t>
      </w:r>
    </w:p>
    <w:p w14:paraId="3BF57D05" w14:textId="77777777" w:rsidR="00100F82" w:rsidRPr="004455D2" w:rsidRDefault="00100F82" w:rsidP="00100F82">
      <w:r w:rsidRPr="004455D2">
        <w:t>If initial position θ₀ = 90°, then cos90° = 0:</w:t>
      </w:r>
    </w:p>
    <w:p w14:paraId="53CA09D9" w14:textId="0BC6DA1E" w:rsidR="00100F82" w:rsidRPr="00100F82" w:rsidRDefault="00100F82" w:rsidP="007A5AD5">
      <w:pPr>
        <w:jc w:val="center"/>
      </w:pPr>
      <w:r w:rsidRPr="00100F82">
        <w:t>U(θ) − 0 = −P E (cos</w:t>
      </w:r>
      <w:r w:rsidR="007A5AD5">
        <w:t xml:space="preserve"> </w:t>
      </w:r>
      <w:r w:rsidRPr="00100F82">
        <w:t>θ − 0)</w:t>
      </w:r>
    </w:p>
    <w:p w14:paraId="08E8AC4B" w14:textId="66AA753B" w:rsidR="00100F82" w:rsidRPr="00100F82" w:rsidRDefault="00100F82" w:rsidP="007A5AD5">
      <w:pPr>
        <w:jc w:val="center"/>
      </w:pPr>
      <w:r w:rsidRPr="00100F82">
        <w:t>U(θ) = −P E cos</w:t>
      </w:r>
      <w:r w:rsidR="007A5AD5">
        <w:t xml:space="preserve"> </w:t>
      </w:r>
      <w:r w:rsidRPr="00100F82">
        <w:t>θ</w:t>
      </w:r>
    </w:p>
    <w:p w14:paraId="61266048" w14:textId="77777777" w:rsidR="00100F82" w:rsidRPr="00100F82" w:rsidRDefault="00100F82" w:rsidP="00100F82">
      <w:r w:rsidRPr="00100F82">
        <w:t>In vector form:</w:t>
      </w:r>
    </w:p>
    <w:p w14:paraId="18489C5A" w14:textId="77777777" w:rsidR="00100F82" w:rsidRPr="00100F82" w:rsidRDefault="00100F82" w:rsidP="007A5AD5">
      <w:pPr>
        <w:jc w:val="center"/>
      </w:pPr>
      <w:r w:rsidRPr="00100F82">
        <w:t>U = −P · E</w:t>
      </w:r>
    </w:p>
    <w:p w14:paraId="34A2D547" w14:textId="77777777" w:rsidR="00100F82" w:rsidRPr="004455D2" w:rsidRDefault="00100F82" w:rsidP="00100F82">
      <w:pPr>
        <w:rPr>
          <w:b/>
          <w:bCs/>
          <w:i/>
          <w:iCs/>
          <w:sz w:val="24"/>
          <w:szCs w:val="24"/>
        </w:rPr>
      </w:pPr>
      <w:r w:rsidRPr="004455D2">
        <w:rPr>
          <w:b/>
          <w:bCs/>
          <w:i/>
          <w:iCs/>
          <w:sz w:val="24"/>
          <w:szCs w:val="24"/>
        </w:rPr>
        <w:t>Minimum Potential Energy:</w:t>
      </w:r>
    </w:p>
    <w:p w14:paraId="65DCE18D" w14:textId="77777777" w:rsidR="00100F82" w:rsidRPr="00100F82" w:rsidRDefault="00100F82" w:rsidP="00100F82">
      <w:r w:rsidRPr="00100F82">
        <w:t>When P and E are parallel (θ = 0°):</w:t>
      </w:r>
    </w:p>
    <w:p w14:paraId="65C5D97A" w14:textId="77777777" w:rsidR="00100F82" w:rsidRPr="00100F82" w:rsidRDefault="00100F82" w:rsidP="007A5AD5">
      <w:pPr>
        <w:jc w:val="center"/>
      </w:pPr>
      <w:r w:rsidRPr="00100F82">
        <w:t>U</w:t>
      </w:r>
      <w:r w:rsidRPr="00100F82">
        <w:rPr>
          <w:rFonts w:ascii="Cambria Math" w:hAnsi="Cambria Math" w:cs="Cambria Math"/>
        </w:rPr>
        <w:t>ₘ</w:t>
      </w:r>
      <w:r w:rsidRPr="00100F82">
        <w:t>ᵢ</w:t>
      </w:r>
      <w:r w:rsidRPr="00100F82">
        <w:rPr>
          <w:rFonts w:ascii="Cambria Math" w:hAnsi="Cambria Math" w:cs="Cambria Math"/>
        </w:rPr>
        <w:t>ₙ</w:t>
      </w:r>
      <w:r w:rsidRPr="00100F82">
        <w:t xml:space="preserve"> = −P E cos0° = −P E</w:t>
      </w:r>
    </w:p>
    <w:p w14:paraId="723515CD" w14:textId="77777777" w:rsidR="00100F82" w:rsidRPr="00100F82" w:rsidRDefault="00100F82" w:rsidP="00100F82">
      <w:r w:rsidRPr="00100F82">
        <w:t>Maximum Potential Energy:</w:t>
      </w:r>
    </w:p>
    <w:p w14:paraId="79925CAB" w14:textId="77777777" w:rsidR="00100F82" w:rsidRPr="00100F82" w:rsidRDefault="00100F82" w:rsidP="00100F82">
      <w:r w:rsidRPr="00100F82">
        <w:t>When P and E are antiparallel (θ = 180°):</w:t>
      </w:r>
    </w:p>
    <w:p w14:paraId="7EFA0E6B" w14:textId="77777777" w:rsidR="00100F82" w:rsidRPr="00100F82" w:rsidRDefault="00100F82" w:rsidP="007A5AD5">
      <w:pPr>
        <w:jc w:val="center"/>
      </w:pPr>
      <w:r w:rsidRPr="00100F82">
        <w:t>U</w:t>
      </w:r>
      <w:r w:rsidRPr="00100F82">
        <w:rPr>
          <w:rFonts w:ascii="Cambria Math" w:hAnsi="Cambria Math" w:cs="Cambria Math"/>
        </w:rPr>
        <w:t>ₘ</w:t>
      </w:r>
      <w:r w:rsidRPr="00100F82">
        <w:rPr>
          <w:rFonts w:ascii="Calibri" w:hAnsi="Calibri" w:cs="Calibri"/>
        </w:rPr>
        <w:t>ₐₓ</w:t>
      </w:r>
      <w:r w:rsidRPr="00100F82">
        <w:t xml:space="preserve"> = </w:t>
      </w:r>
      <w:r w:rsidRPr="00100F82">
        <w:rPr>
          <w:rFonts w:ascii="Calibri" w:hAnsi="Calibri" w:cs="Calibri"/>
        </w:rPr>
        <w:t>−</w:t>
      </w:r>
      <w:r w:rsidRPr="00100F82">
        <w:t>P E cos180</w:t>
      </w:r>
      <w:r w:rsidRPr="00100F82">
        <w:rPr>
          <w:rFonts w:ascii="Calibri" w:hAnsi="Calibri" w:cs="Calibri"/>
        </w:rPr>
        <w:t>°</w:t>
      </w:r>
      <w:r w:rsidRPr="00100F82">
        <w:t xml:space="preserve"> = +P E</w:t>
      </w:r>
    </w:p>
    <w:p w14:paraId="5A081A47" w14:textId="77777777" w:rsidR="00100F82" w:rsidRPr="00100F82" w:rsidRDefault="00100F82" w:rsidP="00100F82">
      <w:pPr>
        <w:rPr>
          <w:b/>
          <w:bCs/>
          <w:i/>
          <w:iCs/>
          <w:sz w:val="24"/>
          <w:szCs w:val="24"/>
        </w:rPr>
      </w:pPr>
      <w:r w:rsidRPr="00100F82">
        <w:rPr>
          <w:b/>
          <w:bCs/>
          <w:i/>
          <w:iCs/>
          <w:sz w:val="24"/>
          <w:szCs w:val="24"/>
        </w:rPr>
        <w:t xml:space="preserve"> Final Results</w:t>
      </w:r>
    </w:p>
    <w:p w14:paraId="03E4F5EE" w14:textId="77777777" w:rsidR="00100F82" w:rsidRPr="00100F82" w:rsidRDefault="00100F82" w:rsidP="007A5AD5">
      <w:pPr>
        <w:jc w:val="center"/>
      </w:pPr>
      <w:r w:rsidRPr="00100F82">
        <w:t>Electric torque: τ = P E sin</w:t>
      </w:r>
      <w:r w:rsidR="004455D2">
        <w:t xml:space="preserve"> </w:t>
      </w:r>
      <w:r w:rsidRPr="00100F82">
        <w:t>θ</w:t>
      </w:r>
    </w:p>
    <w:p w14:paraId="01BB60AA" w14:textId="34604B73" w:rsidR="003B77AE" w:rsidRDefault="00100F82" w:rsidP="007A5AD5">
      <w:pPr>
        <w:jc w:val="center"/>
      </w:pPr>
      <w:r w:rsidRPr="00100F82">
        <w:t>Work done: W = P E (cos</w:t>
      </w:r>
      <w:r w:rsidR="004455D2">
        <w:t xml:space="preserve"> </w:t>
      </w:r>
      <w:r w:rsidRPr="00100F82">
        <w:t xml:space="preserve">θ </w:t>
      </w:r>
      <w:r w:rsidR="004455D2">
        <w:t>–</w:t>
      </w:r>
      <w:r w:rsidRPr="00100F82">
        <w:t xml:space="preserve"> cos</w:t>
      </w:r>
      <w:r w:rsidR="004455D2">
        <w:t xml:space="preserve"> </w:t>
      </w:r>
      <w:r w:rsidRPr="00100F82">
        <w:t>θ₀)</w:t>
      </w:r>
    </w:p>
    <w:p w14:paraId="0C780BE3" w14:textId="37F1CB84" w:rsidR="003B77AE" w:rsidRDefault="00466CC3" w:rsidP="003B77AE">
      <w:r>
        <w:rPr>
          <w:noProof/>
        </w:rPr>
        <mc:AlternateContent>
          <mc:Choice Requires="wps">
            <w:drawing>
              <wp:anchor distT="0" distB="0" distL="114300" distR="114300" simplePos="0" relativeHeight="251658261" behindDoc="0" locked="0" layoutInCell="1" allowOverlap="1" wp14:anchorId="52195600" wp14:editId="6919B994">
                <wp:simplePos x="0" y="0"/>
                <wp:positionH relativeFrom="column">
                  <wp:posOffset>76200</wp:posOffset>
                </wp:positionH>
                <wp:positionV relativeFrom="paragraph">
                  <wp:posOffset>269875</wp:posOffset>
                </wp:positionV>
                <wp:extent cx="6667500" cy="676275"/>
                <wp:effectExtent l="0" t="0" r="19050" b="28575"/>
                <wp:wrapSquare wrapText="bothSides"/>
                <wp:docPr id="440155046" name="Scroll: Horizontal 71"/>
                <wp:cNvGraphicFramePr/>
                <a:graphic xmlns:a="http://schemas.openxmlformats.org/drawingml/2006/main">
                  <a:graphicData uri="http://schemas.microsoft.com/office/word/2010/wordprocessingShape">
                    <wps:wsp>
                      <wps:cNvSpPr/>
                      <wps:spPr>
                        <a:xfrm>
                          <a:off x="0" y="0"/>
                          <a:ext cx="6667500" cy="6762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F14CB8" w14:textId="77777777" w:rsidR="00466CC3" w:rsidRPr="00466CC3" w:rsidRDefault="00466CC3" w:rsidP="00466CC3">
                            <w:pPr>
                              <w:jc w:val="center"/>
                              <w:rPr>
                                <w:b/>
                                <w:bCs/>
                                <w:i/>
                                <w:iCs/>
                                <w:sz w:val="40"/>
                                <w:szCs w:val="40"/>
                              </w:rPr>
                            </w:pPr>
                            <w:r w:rsidRPr="00466CC3">
                              <w:rPr>
                                <w:b/>
                                <w:bCs/>
                                <w:i/>
                                <w:iCs/>
                                <w:sz w:val="40"/>
                                <w:szCs w:val="40"/>
                              </w:rPr>
                              <w:t>Short Questions</w:t>
                            </w:r>
                          </w:p>
                          <w:p w14:paraId="3CAA3756" w14:textId="77777777" w:rsidR="00466CC3" w:rsidRDefault="00466CC3" w:rsidP="00466C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195600" id="Scroll: Horizontal 71" o:spid="_x0000_s1045" type="#_x0000_t98" style="position:absolute;margin-left:6pt;margin-top:21.25pt;width:525pt;height:53.2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" fillcolor="black [3213]" strokecolor="#09101d [484]" strokeweight="1pt">
                <v:stroke joinstyle="miter"/>
                <v:textbox>
                  <w:txbxContent>
                    <w:p w14:paraId="1AF14CB8" w14:textId="77777777" w:rsidR="00466CC3" w:rsidRPr="00466CC3" w:rsidRDefault="00466CC3" w:rsidP="00466CC3">
                      <w:pPr>
                        <w:jc w:val="center"/>
                        <w:rPr>
                          <w:b/>
                          <w:bCs/>
                          <w:i/>
                          <w:iCs/>
                          <w:sz w:val="40"/>
                          <w:szCs w:val="40"/>
                        </w:rPr>
                      </w:pPr>
                      <w:r w:rsidRPr="00466CC3">
                        <w:rPr>
                          <w:b/>
                          <w:bCs/>
                          <w:i/>
                          <w:iCs/>
                          <w:sz w:val="40"/>
                          <w:szCs w:val="40"/>
                        </w:rPr>
                        <w:t>Short Questions</w:t>
                      </w:r>
                    </w:p>
                    <w:p w14:paraId="3CAA3756" w14:textId="77777777" w:rsidR="00466CC3" w:rsidRDefault="00466CC3" w:rsidP="00466CC3">
                      <w:pPr>
                        <w:jc w:val="center"/>
                      </w:pPr>
                    </w:p>
                  </w:txbxContent>
                </v:textbox>
                <w10:wrap type="square"/>
              </v:shape>
            </w:pict>
          </mc:Fallback>
        </mc:AlternateContent>
      </w:r>
    </w:p>
    <w:p w14:paraId="0CACE1F3" w14:textId="77777777" w:rsidR="003B77AE" w:rsidRDefault="003B77AE" w:rsidP="003B77AE"/>
    <w:p w14:paraId="5F64D68E" w14:textId="77777777" w:rsidR="003B77AE" w:rsidRPr="002633AD" w:rsidRDefault="003B77AE" w:rsidP="003B77AE">
      <w:pPr>
        <w:rPr>
          <w:b/>
          <w:bCs/>
          <w:i/>
          <w:iCs/>
          <w:sz w:val="28"/>
          <w:szCs w:val="28"/>
        </w:rPr>
      </w:pPr>
      <w:r w:rsidRPr="00CA3D0F">
        <w:rPr>
          <w:b/>
          <w:bCs/>
          <w:i/>
          <w:iCs/>
          <w:sz w:val="28"/>
          <w:szCs w:val="28"/>
        </w:rPr>
        <w:t>Q1:</w:t>
      </w:r>
    </w:p>
    <w:p w14:paraId="3A87F707" w14:textId="77777777" w:rsidR="003B77AE" w:rsidRPr="00CA3D0F" w:rsidRDefault="003B77AE" w:rsidP="003B77AE">
      <w:pPr>
        <w:rPr>
          <w:b/>
          <w:bCs/>
          <w:i/>
          <w:iCs/>
        </w:rPr>
      </w:pPr>
      <w:r w:rsidRPr="00CA3D0F">
        <w:rPr>
          <w:b/>
          <w:bCs/>
          <w:i/>
          <w:iCs/>
        </w:rPr>
        <w:t>A positively charged ball hangs from a long silk thread. We wish to measure E at a point in the same horizontal plane as that of the hanging charge. To do so, we put a positive test charge q₀ at that point and measure F/q₀. Will F/q₀ be less than, equal to, or greater than E at that point?</w:t>
      </w:r>
    </w:p>
    <w:p w14:paraId="0D1CA189" w14:textId="77777777" w:rsidR="003B77AE" w:rsidRDefault="003B77AE" w:rsidP="003B77AE">
      <w:r w:rsidRPr="00CA3D0F">
        <w:rPr>
          <w:b/>
          <w:bCs/>
          <w:i/>
          <w:iCs/>
          <w:sz w:val="24"/>
          <w:szCs w:val="24"/>
        </w:rPr>
        <w:t>Ans:</w:t>
      </w:r>
      <w:r w:rsidR="00CA3D0F" w:rsidRPr="00CA3D0F">
        <w:rPr>
          <w:sz w:val="24"/>
          <w:szCs w:val="24"/>
        </w:rPr>
        <w:t xml:space="preserve"> </w:t>
      </w:r>
      <w:r>
        <w:t>The electric field E at a point is given as</w:t>
      </w:r>
    </w:p>
    <w:p w14:paraId="1E6DBE04" w14:textId="77777777" w:rsidR="003B77AE" w:rsidRPr="002633AD" w:rsidRDefault="003B77AE" w:rsidP="002633AD">
      <w:pPr>
        <w:jc w:val="center"/>
        <w:rPr>
          <w:b/>
          <w:bCs/>
        </w:rPr>
      </w:pPr>
      <w:r w:rsidRPr="002633AD">
        <w:rPr>
          <w:b/>
          <w:bCs/>
        </w:rPr>
        <w:lastRenderedPageBreak/>
        <w:t>E = F / q₀</w:t>
      </w:r>
    </w:p>
    <w:p w14:paraId="731F7099" w14:textId="77777777" w:rsidR="003B77AE" w:rsidRDefault="003B77AE" w:rsidP="003B77AE">
      <w:r>
        <w:t>Hence, F/q₀ is equal to E.</w:t>
      </w:r>
    </w:p>
    <w:p w14:paraId="182F92EC" w14:textId="77777777" w:rsidR="003B77AE" w:rsidRDefault="003B77AE" w:rsidP="003B77AE"/>
    <w:p w14:paraId="74242C97" w14:textId="77777777" w:rsidR="003B77AE" w:rsidRPr="00CA3D0F" w:rsidRDefault="003B77AE" w:rsidP="003B77AE">
      <w:pPr>
        <w:rPr>
          <w:b/>
          <w:bCs/>
          <w:i/>
          <w:iCs/>
          <w:sz w:val="24"/>
          <w:szCs w:val="24"/>
        </w:rPr>
      </w:pPr>
      <w:r w:rsidRPr="00CA3D0F">
        <w:rPr>
          <w:b/>
          <w:bCs/>
          <w:i/>
          <w:iCs/>
          <w:sz w:val="24"/>
          <w:szCs w:val="24"/>
        </w:rPr>
        <w:t>Q2:</w:t>
      </w:r>
    </w:p>
    <w:p w14:paraId="2ACF9A49" w14:textId="77777777" w:rsidR="003B77AE" w:rsidRPr="00CA3D0F" w:rsidRDefault="003B77AE" w:rsidP="003B77AE">
      <w:pPr>
        <w:rPr>
          <w:b/>
          <w:bCs/>
          <w:i/>
          <w:iCs/>
        </w:rPr>
      </w:pPr>
      <w:r w:rsidRPr="00CA3D0F">
        <w:rPr>
          <w:b/>
          <w:bCs/>
          <w:i/>
          <w:iCs/>
        </w:rPr>
        <w:t>In exploring electric fields with a test charge, we often assume for convenience that the test charge is positive. Does this really make any difference in determining the field?</w:t>
      </w:r>
    </w:p>
    <w:p w14:paraId="795EBF0E" w14:textId="77777777" w:rsidR="003B77AE" w:rsidRDefault="003B77AE" w:rsidP="003B77AE">
      <w:r w:rsidRPr="00CA3D0F">
        <w:rPr>
          <w:b/>
          <w:bCs/>
          <w:sz w:val="24"/>
          <w:szCs w:val="24"/>
        </w:rPr>
        <w:t>Ans:</w:t>
      </w:r>
      <w:r w:rsidR="00CA3D0F">
        <w:t xml:space="preserve"> </w:t>
      </w:r>
      <w:r>
        <w:t>It makes no difference in the magnitude of the electric field while exploring it with a positive test charge — only the direction changes.</w:t>
      </w:r>
    </w:p>
    <w:p w14:paraId="42D46270" w14:textId="77777777" w:rsidR="003B77AE" w:rsidRDefault="003B77AE" w:rsidP="003B77AE">
      <w:r>
        <w:t xml:space="preserve">If the </w:t>
      </w:r>
      <w:r w:rsidRPr="00CA3D0F">
        <w:rPr>
          <w:b/>
          <w:bCs/>
          <w:i/>
          <w:iCs/>
        </w:rPr>
        <w:t>test charge is positive</w:t>
      </w:r>
      <w:r>
        <w:t>, the direction of the electric field is such that field lines come out from the positive charge and enter into the negative charge.</w:t>
      </w:r>
    </w:p>
    <w:p w14:paraId="68D14152" w14:textId="77777777" w:rsidR="003B77AE" w:rsidRDefault="003B77AE" w:rsidP="003B77AE">
      <w:r>
        <w:t xml:space="preserve">If the </w:t>
      </w:r>
      <w:r w:rsidRPr="00CA3D0F">
        <w:rPr>
          <w:b/>
          <w:bCs/>
          <w:i/>
          <w:iCs/>
        </w:rPr>
        <w:t>test charge is negative</w:t>
      </w:r>
      <w:r>
        <w:t>, field lines come out from the negative charge and enter into the positive charge.</w:t>
      </w:r>
    </w:p>
    <w:p w14:paraId="3EC3D070" w14:textId="77777777" w:rsidR="003B77AE" w:rsidRDefault="003B77AE" w:rsidP="003B77AE"/>
    <w:p w14:paraId="792036DF" w14:textId="77777777" w:rsidR="003B77AE" w:rsidRPr="00CA3D0F" w:rsidRDefault="003B77AE" w:rsidP="003B77AE">
      <w:pPr>
        <w:rPr>
          <w:b/>
          <w:bCs/>
          <w:i/>
          <w:iCs/>
          <w:sz w:val="24"/>
          <w:szCs w:val="24"/>
        </w:rPr>
      </w:pPr>
      <w:r w:rsidRPr="00CA3D0F">
        <w:rPr>
          <w:b/>
          <w:bCs/>
          <w:i/>
          <w:iCs/>
          <w:sz w:val="24"/>
          <w:szCs w:val="24"/>
        </w:rPr>
        <w:t>Q3:</w:t>
      </w:r>
    </w:p>
    <w:p w14:paraId="63E5EF36" w14:textId="77777777" w:rsidR="003B77AE" w:rsidRPr="00CA3D0F" w:rsidRDefault="003B77AE" w:rsidP="003B77AE">
      <w:pPr>
        <w:rPr>
          <w:b/>
          <w:bCs/>
          <w:i/>
          <w:iCs/>
        </w:rPr>
      </w:pPr>
      <w:r w:rsidRPr="00CA3D0F">
        <w:rPr>
          <w:b/>
          <w:bCs/>
          <w:i/>
          <w:iCs/>
        </w:rPr>
        <w:t>Electric lines of force never cross each other — why?</w:t>
      </w:r>
    </w:p>
    <w:p w14:paraId="0716E188" w14:textId="77777777" w:rsidR="003B77AE" w:rsidRDefault="003B77AE" w:rsidP="003B77AE">
      <w:r w:rsidRPr="00CA3D0F">
        <w:rPr>
          <w:b/>
          <w:bCs/>
          <w:sz w:val="24"/>
          <w:szCs w:val="24"/>
        </w:rPr>
        <w:t>Ans:</w:t>
      </w:r>
      <w:r w:rsidR="00CA3D0F">
        <w:t xml:space="preserve"> </w:t>
      </w:r>
      <w:r>
        <w:t>The concept of electric lines of force was given by Faraday. He assumed that a +q charge is placed at the center of a circle. When a test charge +q₀ is placed at any point on the circumference, it moves outward along the radius due to repulsive force. Therefore, electric field lines act along the radius of the circle.</w:t>
      </w:r>
    </w:p>
    <w:p w14:paraId="13D6DC00" w14:textId="77777777" w:rsidR="003B77AE" w:rsidRDefault="003B77AE" w:rsidP="00206D0B">
      <w:pPr>
        <w:pStyle w:val="ListParagraph"/>
        <w:numPr>
          <w:ilvl w:val="0"/>
          <w:numId w:val="9"/>
        </w:numPr>
      </w:pPr>
      <w:r>
        <w:t>Since two radii of a circle never cross each other, electric field lines also never cross.</w:t>
      </w:r>
    </w:p>
    <w:p w14:paraId="34C2AB51" w14:textId="77777777" w:rsidR="003B77AE" w:rsidRDefault="003B77AE" w:rsidP="00206D0B">
      <w:pPr>
        <w:pStyle w:val="ListParagraph"/>
        <w:numPr>
          <w:ilvl w:val="0"/>
          <w:numId w:val="9"/>
        </w:numPr>
      </w:pPr>
      <w:r>
        <w:t>Electric field lines are unidirectional.</w:t>
      </w:r>
    </w:p>
    <w:p w14:paraId="2B33088F" w14:textId="77777777" w:rsidR="003B77AE" w:rsidRDefault="003B77AE" w:rsidP="00206D0B">
      <w:pPr>
        <w:pStyle w:val="ListParagraph"/>
        <w:numPr>
          <w:ilvl w:val="0"/>
          <w:numId w:val="9"/>
        </w:numPr>
      </w:pPr>
      <w:r>
        <w:t>For curved lines, the tangent at any point gives the direction of E at that point.</w:t>
      </w:r>
    </w:p>
    <w:p w14:paraId="5FDC3063" w14:textId="77777777" w:rsidR="003B77AE" w:rsidRDefault="003B77AE" w:rsidP="00206D0B">
      <w:pPr>
        <w:pStyle w:val="ListParagraph"/>
        <w:numPr>
          <w:ilvl w:val="0"/>
          <w:numId w:val="9"/>
        </w:numPr>
      </w:pPr>
      <w:r>
        <w:t>No two lines can cross because E has only one direction at any point.</w:t>
      </w:r>
    </w:p>
    <w:p w14:paraId="1D392906" w14:textId="77777777" w:rsidR="003B77AE" w:rsidRDefault="003B77AE" w:rsidP="00206D0B">
      <w:pPr>
        <w:pStyle w:val="ListParagraph"/>
        <w:numPr>
          <w:ilvl w:val="0"/>
          <w:numId w:val="9"/>
        </w:numPr>
      </w:pPr>
      <w:r>
        <w:t>If they crossed, E would have more than one direction, which is impossible.</w:t>
      </w:r>
    </w:p>
    <w:p w14:paraId="34E7839A" w14:textId="77777777" w:rsidR="003B77AE" w:rsidRDefault="003B77AE" w:rsidP="003B77AE"/>
    <w:p w14:paraId="30B07C2B" w14:textId="77777777" w:rsidR="003B77AE" w:rsidRPr="00CA3D0F" w:rsidRDefault="003B77AE" w:rsidP="003B77AE">
      <w:pPr>
        <w:rPr>
          <w:b/>
          <w:bCs/>
          <w:i/>
          <w:iCs/>
          <w:sz w:val="28"/>
          <w:szCs w:val="28"/>
        </w:rPr>
      </w:pPr>
      <w:r w:rsidRPr="00CA3D0F">
        <w:rPr>
          <w:b/>
          <w:bCs/>
          <w:i/>
          <w:iCs/>
          <w:sz w:val="28"/>
          <w:szCs w:val="28"/>
        </w:rPr>
        <w:t>Q4:</w:t>
      </w:r>
    </w:p>
    <w:p w14:paraId="7D98538F" w14:textId="77777777" w:rsidR="003B77AE" w:rsidRPr="00CA3D0F" w:rsidRDefault="003B77AE" w:rsidP="003B77AE">
      <w:pPr>
        <w:rPr>
          <w:b/>
          <w:bCs/>
          <w:i/>
          <w:iCs/>
        </w:rPr>
      </w:pPr>
      <w:r w:rsidRPr="00CA3D0F">
        <w:rPr>
          <w:b/>
          <w:bCs/>
          <w:i/>
          <w:iCs/>
        </w:rPr>
        <w:t>A point charge is moving in an electric field at right angles to the electric lines of force. Does any force act on it?</w:t>
      </w:r>
    </w:p>
    <w:p w14:paraId="57CAA243" w14:textId="77777777" w:rsidR="003B77AE" w:rsidRPr="00CA3D0F" w:rsidRDefault="003B77AE" w:rsidP="003B77AE">
      <w:pPr>
        <w:rPr>
          <w:b/>
          <w:bCs/>
          <w:sz w:val="24"/>
          <w:szCs w:val="24"/>
        </w:rPr>
      </w:pPr>
      <w:r w:rsidRPr="00CA3D0F">
        <w:rPr>
          <w:b/>
          <w:bCs/>
          <w:sz w:val="24"/>
          <w:szCs w:val="24"/>
        </w:rPr>
        <w:t>Ans:</w:t>
      </w:r>
      <w:r w:rsidR="00CA3D0F">
        <w:rPr>
          <w:b/>
          <w:bCs/>
          <w:sz w:val="24"/>
          <w:szCs w:val="24"/>
        </w:rPr>
        <w:t xml:space="preserve"> </w:t>
      </w:r>
      <w:r>
        <w:t>Yes. The electrostatic force acts on the charge even when it moves at right angles to the lines of force, because the electric force is given as</w:t>
      </w:r>
    </w:p>
    <w:p w14:paraId="13BFD45C" w14:textId="77777777" w:rsidR="003B77AE" w:rsidRPr="002633AD" w:rsidRDefault="003B77AE" w:rsidP="002633AD">
      <w:pPr>
        <w:jc w:val="center"/>
        <w:rPr>
          <w:b/>
          <w:bCs/>
        </w:rPr>
      </w:pPr>
      <w:r w:rsidRPr="002633AD">
        <w:rPr>
          <w:b/>
          <w:bCs/>
        </w:rPr>
        <w:t>Fₑ = q</w:t>
      </w:r>
      <w:r w:rsidR="00CA3D0F" w:rsidRPr="002633AD">
        <w:rPr>
          <w:b/>
          <w:bCs/>
        </w:rPr>
        <w:t xml:space="preserve"> </w:t>
      </w:r>
      <w:r w:rsidRPr="002633AD">
        <w:rPr>
          <w:b/>
          <w:bCs/>
        </w:rPr>
        <w:t>E</w:t>
      </w:r>
    </w:p>
    <w:p w14:paraId="4142961A" w14:textId="77777777" w:rsidR="003B77AE" w:rsidRDefault="003B77AE" w:rsidP="003B77AE">
      <w:r>
        <w:t>It does not depend on the angle.</w:t>
      </w:r>
    </w:p>
    <w:p w14:paraId="328544A1" w14:textId="77777777" w:rsidR="003B77AE" w:rsidRDefault="003B77AE" w:rsidP="003B77AE"/>
    <w:p w14:paraId="3DA69E85" w14:textId="77777777" w:rsidR="003B77AE" w:rsidRPr="00CA3D0F" w:rsidRDefault="003B77AE" w:rsidP="003B77AE">
      <w:pPr>
        <w:rPr>
          <w:b/>
          <w:bCs/>
          <w:i/>
          <w:iCs/>
          <w:sz w:val="28"/>
          <w:szCs w:val="28"/>
        </w:rPr>
      </w:pPr>
      <w:r w:rsidRPr="00CA3D0F">
        <w:rPr>
          <w:b/>
          <w:bCs/>
          <w:i/>
          <w:iCs/>
          <w:sz w:val="28"/>
          <w:szCs w:val="28"/>
        </w:rPr>
        <w:t>Q5:</w:t>
      </w:r>
    </w:p>
    <w:p w14:paraId="3C1C197A" w14:textId="77777777" w:rsidR="003B77AE" w:rsidRPr="00CA3D0F" w:rsidRDefault="003B77AE" w:rsidP="003B77AE">
      <w:pPr>
        <w:rPr>
          <w:b/>
          <w:bCs/>
          <w:i/>
          <w:iCs/>
        </w:rPr>
      </w:pPr>
      <w:r w:rsidRPr="00CA3D0F">
        <w:rPr>
          <w:b/>
          <w:bCs/>
          <w:i/>
          <w:iCs/>
        </w:rPr>
        <w:t>What is the origin of electrostatic cling, a phenomenon that sometimes affects clothes as they are removed from a dryer?</w:t>
      </w:r>
    </w:p>
    <w:p w14:paraId="1D0A29E6" w14:textId="77777777" w:rsidR="003B77AE" w:rsidRPr="00CA3D0F" w:rsidRDefault="003B77AE" w:rsidP="003B77AE">
      <w:pPr>
        <w:rPr>
          <w:b/>
          <w:bCs/>
          <w:sz w:val="24"/>
          <w:szCs w:val="24"/>
        </w:rPr>
      </w:pPr>
      <w:r w:rsidRPr="00CA3D0F">
        <w:rPr>
          <w:b/>
          <w:bCs/>
          <w:sz w:val="24"/>
          <w:szCs w:val="24"/>
        </w:rPr>
        <w:t>Ans:</w:t>
      </w:r>
      <w:r w:rsidR="00CA3D0F">
        <w:rPr>
          <w:b/>
          <w:bCs/>
          <w:sz w:val="24"/>
          <w:szCs w:val="24"/>
        </w:rPr>
        <w:t xml:space="preserve"> </w:t>
      </w:r>
      <w:r>
        <w:t>Electrostatic cling is caused by charges produced on a body due to friction.</w:t>
      </w:r>
    </w:p>
    <w:p w14:paraId="29F62875" w14:textId="77777777" w:rsidR="003B77AE" w:rsidRDefault="003B77AE" w:rsidP="003B77AE">
      <w:r>
        <w:lastRenderedPageBreak/>
        <w:t>The charges are produced because of the sharing or transfer of electrons.</w:t>
      </w:r>
    </w:p>
    <w:p w14:paraId="637AEA6B" w14:textId="77777777" w:rsidR="003B77AE" w:rsidRDefault="003B77AE" w:rsidP="003B77AE"/>
    <w:p w14:paraId="7D7FE382" w14:textId="77777777" w:rsidR="003B77AE" w:rsidRPr="00CA3D0F" w:rsidRDefault="003B77AE" w:rsidP="003B77AE">
      <w:pPr>
        <w:rPr>
          <w:b/>
          <w:bCs/>
          <w:i/>
          <w:iCs/>
          <w:sz w:val="24"/>
          <w:szCs w:val="24"/>
        </w:rPr>
      </w:pPr>
      <w:r w:rsidRPr="00CA3D0F">
        <w:rPr>
          <w:b/>
          <w:bCs/>
          <w:i/>
          <w:iCs/>
          <w:sz w:val="24"/>
          <w:szCs w:val="24"/>
        </w:rPr>
        <w:t>Q6:</w:t>
      </w:r>
    </w:p>
    <w:p w14:paraId="2E47EDDC" w14:textId="77777777" w:rsidR="003B77AE" w:rsidRPr="00CA3D0F" w:rsidRDefault="003B77AE" w:rsidP="003B77AE">
      <w:pPr>
        <w:rPr>
          <w:b/>
          <w:bCs/>
          <w:i/>
          <w:iCs/>
        </w:rPr>
      </w:pPr>
      <w:r w:rsidRPr="00CA3D0F">
        <w:rPr>
          <w:b/>
          <w:bCs/>
          <w:i/>
          <w:iCs/>
        </w:rPr>
        <w:t>Two</w:t>
      </w:r>
      <w:r w:rsidR="00CA3D0F" w:rsidRPr="00CA3D0F">
        <w:rPr>
          <w:b/>
          <w:bCs/>
          <w:i/>
          <w:iCs/>
        </w:rPr>
        <w:t xml:space="preserve"> </w:t>
      </w:r>
      <w:r w:rsidRPr="00CA3D0F">
        <w:rPr>
          <w:b/>
          <w:bCs/>
          <w:i/>
          <w:iCs/>
        </w:rPr>
        <w:t>point</w:t>
      </w:r>
      <w:r w:rsidR="002633AD">
        <w:rPr>
          <w:b/>
          <w:bCs/>
          <w:i/>
          <w:iCs/>
        </w:rPr>
        <w:t>s</w:t>
      </w:r>
      <w:r w:rsidRPr="00CA3D0F">
        <w:rPr>
          <w:b/>
          <w:bCs/>
          <w:i/>
          <w:iCs/>
        </w:rPr>
        <w:t xml:space="preserve"> charges of unknown magnitude and sign are at a distance apart. The electric field is zero at one point between them on the line joining them. What can you conclude about the charges?</w:t>
      </w:r>
    </w:p>
    <w:p w14:paraId="187CDFAD" w14:textId="77777777" w:rsidR="003B77AE" w:rsidRDefault="003B77AE" w:rsidP="003B77AE">
      <w:r w:rsidRPr="00CA3D0F">
        <w:rPr>
          <w:b/>
          <w:bCs/>
          <w:sz w:val="24"/>
          <w:szCs w:val="24"/>
        </w:rPr>
        <w:t>Ans:</w:t>
      </w:r>
      <w:r w:rsidR="00CA3D0F">
        <w:t xml:space="preserve"> </w:t>
      </w:r>
      <w:r>
        <w:t>The electric field vanishes at one point on the line joining two charges q₁ and q₂ which are of the same sign, regardless of magnitude.</w:t>
      </w:r>
    </w:p>
    <w:p w14:paraId="099D9FA8" w14:textId="77777777" w:rsidR="003B77AE" w:rsidRDefault="003B77AE" w:rsidP="00206D0B">
      <w:pPr>
        <w:pStyle w:val="ListParagraph"/>
        <w:numPr>
          <w:ilvl w:val="0"/>
          <w:numId w:val="10"/>
        </w:numPr>
      </w:pPr>
      <w:r>
        <w:t>This shows that both charges repel each other.</w:t>
      </w:r>
    </w:p>
    <w:p w14:paraId="7F029F28" w14:textId="77777777" w:rsidR="003B77AE" w:rsidRDefault="003B77AE" w:rsidP="00206D0B">
      <w:pPr>
        <w:pStyle w:val="ListParagraph"/>
        <w:numPr>
          <w:ilvl w:val="0"/>
          <w:numId w:val="10"/>
        </w:numPr>
      </w:pPr>
      <w:r>
        <w:t>The middle region between the two like charges shows a neutral zone where E = 0.</w:t>
      </w:r>
    </w:p>
    <w:p w14:paraId="22A0CB67" w14:textId="77777777" w:rsidR="003B77AE" w:rsidRDefault="003B77AE" w:rsidP="003B77AE"/>
    <w:p w14:paraId="0DA7EA4A" w14:textId="77777777" w:rsidR="003B77AE" w:rsidRPr="000F5C41" w:rsidRDefault="003B77AE" w:rsidP="003B77AE">
      <w:pPr>
        <w:rPr>
          <w:b/>
          <w:bCs/>
          <w:i/>
          <w:iCs/>
          <w:sz w:val="28"/>
          <w:szCs w:val="28"/>
        </w:rPr>
      </w:pPr>
      <w:r w:rsidRPr="000F5C41">
        <w:rPr>
          <w:b/>
          <w:bCs/>
          <w:i/>
          <w:iCs/>
          <w:sz w:val="28"/>
          <w:szCs w:val="28"/>
        </w:rPr>
        <w:t>Q7:</w:t>
      </w:r>
    </w:p>
    <w:p w14:paraId="7DD3D160" w14:textId="77777777" w:rsidR="003B77AE" w:rsidRPr="000F5C41" w:rsidRDefault="003B77AE" w:rsidP="003B77AE">
      <w:pPr>
        <w:rPr>
          <w:b/>
          <w:bCs/>
          <w:i/>
          <w:iCs/>
          <w:sz w:val="24"/>
          <w:szCs w:val="24"/>
        </w:rPr>
      </w:pPr>
      <w:r w:rsidRPr="000F5C41">
        <w:rPr>
          <w:b/>
          <w:bCs/>
          <w:i/>
          <w:iCs/>
          <w:sz w:val="24"/>
          <w:szCs w:val="24"/>
        </w:rPr>
        <w:t>Two point</w:t>
      </w:r>
      <w:r w:rsidR="002633AD">
        <w:rPr>
          <w:b/>
          <w:bCs/>
          <w:i/>
          <w:iCs/>
          <w:sz w:val="24"/>
          <w:szCs w:val="24"/>
        </w:rPr>
        <w:t>s</w:t>
      </w:r>
      <w:r w:rsidRPr="000F5C41">
        <w:rPr>
          <w:b/>
          <w:bCs/>
          <w:i/>
          <w:iCs/>
          <w:sz w:val="24"/>
          <w:szCs w:val="24"/>
        </w:rPr>
        <w:t xml:space="preserve"> charges of unknown magnitude and sign are at a distance d apart.</w:t>
      </w:r>
    </w:p>
    <w:p w14:paraId="42144E6E" w14:textId="77777777" w:rsidR="003B77AE" w:rsidRPr="000F5C41" w:rsidRDefault="003B77AE" w:rsidP="003B77AE">
      <w:pPr>
        <w:rPr>
          <w:b/>
          <w:bCs/>
          <w:i/>
          <w:iCs/>
          <w:sz w:val="24"/>
          <w:szCs w:val="24"/>
        </w:rPr>
      </w:pPr>
      <w:r w:rsidRPr="000F5C41">
        <w:rPr>
          <w:b/>
          <w:bCs/>
          <w:i/>
          <w:iCs/>
          <w:sz w:val="24"/>
          <w:szCs w:val="24"/>
        </w:rPr>
        <w:t>(a) Is it possible to have E = 0 at a point not between the charges but on the line joining them?</w:t>
      </w:r>
    </w:p>
    <w:p w14:paraId="2011A3DC" w14:textId="77777777" w:rsidR="003B77AE" w:rsidRPr="000F5C41" w:rsidRDefault="003B77AE" w:rsidP="003B77AE">
      <w:pPr>
        <w:rPr>
          <w:b/>
          <w:bCs/>
          <w:i/>
          <w:iCs/>
          <w:sz w:val="24"/>
          <w:szCs w:val="24"/>
        </w:rPr>
      </w:pPr>
      <w:r w:rsidRPr="000F5C41">
        <w:rPr>
          <w:b/>
          <w:bCs/>
          <w:i/>
          <w:iCs/>
          <w:sz w:val="24"/>
          <w:szCs w:val="24"/>
        </w:rPr>
        <w:t>(b) Is it possible for any arrangement of two charges to find two points where E = 0?</w:t>
      </w:r>
    </w:p>
    <w:p w14:paraId="5FC7F6DA" w14:textId="77777777" w:rsidR="003B77AE" w:rsidRDefault="003B77AE" w:rsidP="003B77AE">
      <w:r w:rsidRPr="000F5C41">
        <w:rPr>
          <w:b/>
          <w:bCs/>
          <w:sz w:val="24"/>
          <w:szCs w:val="24"/>
        </w:rPr>
        <w:t>Ans:</w:t>
      </w:r>
      <w:r w:rsidR="00CA3D0F">
        <w:t xml:space="preserve"> </w:t>
      </w:r>
      <w:r>
        <w:t>Consider two</w:t>
      </w:r>
      <w:r w:rsidR="002633AD">
        <w:t xml:space="preserve"> </w:t>
      </w:r>
      <w:r>
        <w:t>point</w:t>
      </w:r>
      <w:r w:rsidR="002633AD">
        <w:t>s</w:t>
      </w:r>
      <w:r>
        <w:t xml:space="preserve"> charges +q₁ and −q₂, where |q₂| &lt; |q₁|, placed on a line separated by distance d.</w:t>
      </w:r>
      <w:r w:rsidR="000F5C41">
        <w:t xml:space="preserve"> </w:t>
      </w:r>
      <w:r>
        <w:t>Electric field lines come out from the positive charge and enter the negative charge.</w:t>
      </w:r>
      <w:r w:rsidR="000F5C41">
        <w:t xml:space="preserve"> </w:t>
      </w:r>
      <w:r>
        <w:t xml:space="preserve">At a point P on the left side of −q₂, the electric field due to both charges may cancel out when </w:t>
      </w:r>
      <w:r w:rsidRPr="002633AD">
        <w:rPr>
          <w:b/>
          <w:bCs/>
        </w:rPr>
        <w:t>E₁ = E₂.</w:t>
      </w:r>
      <w:r w:rsidR="000F5C41">
        <w:t xml:space="preserve"> </w:t>
      </w:r>
      <w:r>
        <w:t>This gives a quadratic equation which locates the position of point P from −q₂ where E = 0.</w:t>
      </w:r>
      <w:r w:rsidR="000F5C41">
        <w:t xml:space="preserve"> </w:t>
      </w:r>
      <w:r>
        <w:t>So yes, E = 0 can exist outside the charges depending on their magnitudes and signs.</w:t>
      </w:r>
    </w:p>
    <w:p w14:paraId="1555F16C" w14:textId="77777777" w:rsidR="003B77AE" w:rsidRDefault="003B77AE" w:rsidP="003B77AE"/>
    <w:p w14:paraId="1D1B891D" w14:textId="77777777" w:rsidR="003B77AE" w:rsidRPr="000F5C41" w:rsidRDefault="003B77AE" w:rsidP="003B77AE">
      <w:pPr>
        <w:rPr>
          <w:b/>
          <w:bCs/>
          <w:i/>
          <w:iCs/>
          <w:sz w:val="28"/>
          <w:szCs w:val="28"/>
        </w:rPr>
      </w:pPr>
      <w:r w:rsidRPr="000F5C41">
        <w:rPr>
          <w:b/>
          <w:bCs/>
          <w:i/>
          <w:iCs/>
          <w:sz w:val="28"/>
          <w:szCs w:val="28"/>
        </w:rPr>
        <w:t>Q8:</w:t>
      </w:r>
    </w:p>
    <w:p w14:paraId="4467DEF3" w14:textId="77777777" w:rsidR="003B77AE" w:rsidRPr="000F5C41" w:rsidRDefault="003B77AE" w:rsidP="003B77AE">
      <w:pPr>
        <w:rPr>
          <w:b/>
          <w:bCs/>
          <w:i/>
          <w:iCs/>
        </w:rPr>
      </w:pPr>
      <w:r w:rsidRPr="000F5C41">
        <w:rPr>
          <w:b/>
          <w:bCs/>
          <w:i/>
          <w:iCs/>
        </w:rPr>
        <w:t>A point charge q of mass m is released from rest in a non-uniform electric field.</w:t>
      </w:r>
    </w:p>
    <w:p w14:paraId="5FE0D9B5" w14:textId="77777777" w:rsidR="003B77AE" w:rsidRPr="000F5C41" w:rsidRDefault="003B77AE" w:rsidP="003B77AE">
      <w:pPr>
        <w:rPr>
          <w:b/>
          <w:bCs/>
          <w:i/>
          <w:iCs/>
        </w:rPr>
      </w:pPr>
      <w:r w:rsidRPr="000F5C41">
        <w:rPr>
          <w:b/>
          <w:bCs/>
          <w:i/>
          <w:iCs/>
        </w:rPr>
        <w:t>(a) Will it necessarily follow the line of force through the release point?</w:t>
      </w:r>
    </w:p>
    <w:p w14:paraId="500CCEE4" w14:textId="77777777" w:rsidR="003B77AE" w:rsidRPr="000F5C41" w:rsidRDefault="003B77AE" w:rsidP="003B77AE">
      <w:pPr>
        <w:rPr>
          <w:b/>
          <w:bCs/>
          <w:i/>
          <w:iCs/>
        </w:rPr>
      </w:pPr>
      <w:r w:rsidRPr="000F5C41">
        <w:rPr>
          <w:b/>
          <w:bCs/>
          <w:i/>
          <w:iCs/>
        </w:rPr>
        <w:t>(b) Under what circumstances will it follow the electric field lines?</w:t>
      </w:r>
    </w:p>
    <w:p w14:paraId="1669EE60" w14:textId="77777777" w:rsidR="000F5C41" w:rsidRDefault="003B77AE" w:rsidP="003B77AE">
      <w:pPr>
        <w:rPr>
          <w:b/>
          <w:bCs/>
        </w:rPr>
      </w:pPr>
      <w:r w:rsidRPr="000F5C41">
        <w:rPr>
          <w:b/>
          <w:bCs/>
        </w:rPr>
        <w:t>Ans</w:t>
      </w:r>
      <w:r w:rsidRPr="002633AD">
        <w:rPr>
          <w:b/>
          <w:bCs/>
        </w:rPr>
        <w:t>:(a)</w:t>
      </w:r>
      <w:r>
        <w:t xml:space="preserve"> When a point charge q of mass m is released from rest in a non-uniform field, it will not follow the line of force through the release point.</w:t>
      </w:r>
    </w:p>
    <w:p w14:paraId="78EAA1C7" w14:textId="77777777" w:rsidR="003B77AE" w:rsidRPr="000F5C41" w:rsidRDefault="003B77AE" w:rsidP="003B77AE">
      <w:pPr>
        <w:rPr>
          <w:b/>
          <w:bCs/>
        </w:rPr>
      </w:pPr>
      <w:r w:rsidRPr="002633AD">
        <w:rPr>
          <w:b/>
          <w:bCs/>
        </w:rPr>
        <w:t>(b)</w:t>
      </w:r>
      <w:r>
        <w:t xml:space="preserve"> The charge will follow the line of force only if the field is uniform.</w:t>
      </w:r>
    </w:p>
    <w:p w14:paraId="5C4D4561" w14:textId="77777777" w:rsidR="003B77AE" w:rsidRDefault="003B77AE" w:rsidP="003B77AE"/>
    <w:p w14:paraId="1B6B7E45" w14:textId="77777777" w:rsidR="003B77AE" w:rsidRPr="000F5C41" w:rsidRDefault="003B77AE" w:rsidP="003B77AE">
      <w:pPr>
        <w:rPr>
          <w:b/>
          <w:bCs/>
          <w:i/>
          <w:iCs/>
          <w:sz w:val="28"/>
          <w:szCs w:val="28"/>
        </w:rPr>
      </w:pPr>
      <w:r w:rsidRPr="000F5C41">
        <w:rPr>
          <w:b/>
          <w:bCs/>
          <w:i/>
          <w:iCs/>
          <w:sz w:val="28"/>
          <w:szCs w:val="28"/>
        </w:rPr>
        <w:t>Q9:</w:t>
      </w:r>
    </w:p>
    <w:p w14:paraId="05D7E35A" w14:textId="77777777" w:rsidR="003B77AE" w:rsidRPr="000F5C41" w:rsidRDefault="003B77AE" w:rsidP="003B77AE">
      <w:pPr>
        <w:rPr>
          <w:b/>
          <w:bCs/>
          <w:i/>
          <w:iCs/>
        </w:rPr>
      </w:pPr>
      <w:r w:rsidRPr="000F5C41">
        <w:rPr>
          <w:b/>
          <w:bCs/>
          <w:i/>
          <w:iCs/>
        </w:rPr>
        <w:t>A positive and negative charge of equal magnitude lie on a long straight line. What is the direction of E for points between these charges?</w:t>
      </w:r>
    </w:p>
    <w:p w14:paraId="4639B5B5" w14:textId="77777777" w:rsidR="003B77AE" w:rsidRDefault="003B77AE" w:rsidP="003B77AE">
      <w:r w:rsidRPr="000F5C41">
        <w:rPr>
          <w:b/>
          <w:bCs/>
        </w:rPr>
        <w:t>Ans:</w:t>
      </w:r>
      <w:r w:rsidR="00CA3D0F">
        <w:t xml:space="preserve"> </w:t>
      </w:r>
      <w:r>
        <w:t>For points between a positive and a negative charge of equal magnitude, the direction of E is from the positive charge toward the negative charge.</w:t>
      </w:r>
    </w:p>
    <w:p w14:paraId="2EFCBB92" w14:textId="77777777" w:rsidR="003B77AE" w:rsidRDefault="003B77AE" w:rsidP="003B77AE"/>
    <w:p w14:paraId="30B48936" w14:textId="77777777" w:rsidR="003B77AE" w:rsidRPr="000F5C41" w:rsidRDefault="003B77AE" w:rsidP="003B77AE">
      <w:pPr>
        <w:rPr>
          <w:b/>
          <w:bCs/>
          <w:i/>
          <w:iCs/>
          <w:sz w:val="28"/>
          <w:szCs w:val="28"/>
        </w:rPr>
      </w:pPr>
      <w:r w:rsidRPr="000F5C41">
        <w:rPr>
          <w:b/>
          <w:bCs/>
          <w:i/>
          <w:iCs/>
          <w:sz w:val="28"/>
          <w:szCs w:val="28"/>
        </w:rPr>
        <w:lastRenderedPageBreak/>
        <w:t>Q10:</w:t>
      </w:r>
    </w:p>
    <w:p w14:paraId="1900A6CD" w14:textId="77777777" w:rsidR="003B77AE" w:rsidRPr="000F5C41" w:rsidRDefault="003B77AE" w:rsidP="003B77AE">
      <w:pPr>
        <w:rPr>
          <w:b/>
          <w:bCs/>
          <w:i/>
          <w:iCs/>
        </w:rPr>
      </w:pPr>
      <w:r w:rsidRPr="000F5C41">
        <w:rPr>
          <w:b/>
          <w:bCs/>
          <w:i/>
          <w:iCs/>
        </w:rPr>
        <w:t>Compare how E varies with r for</w:t>
      </w:r>
    </w:p>
    <w:p w14:paraId="490BB334" w14:textId="77777777" w:rsidR="003B77AE" w:rsidRPr="000F5C41" w:rsidRDefault="003B77AE" w:rsidP="003B77AE">
      <w:pPr>
        <w:rPr>
          <w:b/>
          <w:bCs/>
          <w:i/>
          <w:iCs/>
        </w:rPr>
      </w:pPr>
      <w:r w:rsidRPr="000F5C41">
        <w:rPr>
          <w:b/>
          <w:bCs/>
          <w:i/>
          <w:iCs/>
        </w:rPr>
        <w:t>(a) a point charge,</w:t>
      </w:r>
    </w:p>
    <w:p w14:paraId="60E6BC96" w14:textId="77777777" w:rsidR="003B77AE" w:rsidRPr="000F5C41" w:rsidRDefault="003B77AE" w:rsidP="003B77AE">
      <w:pPr>
        <w:rPr>
          <w:b/>
          <w:bCs/>
          <w:i/>
          <w:iCs/>
        </w:rPr>
      </w:pPr>
      <w:r w:rsidRPr="000F5C41">
        <w:rPr>
          <w:b/>
          <w:bCs/>
          <w:i/>
          <w:iCs/>
        </w:rPr>
        <w:t>(b) a dipole, and</w:t>
      </w:r>
    </w:p>
    <w:p w14:paraId="0EDDB983" w14:textId="77777777" w:rsidR="003B77AE" w:rsidRPr="000F5C41" w:rsidRDefault="003B77AE" w:rsidP="003B77AE">
      <w:pPr>
        <w:rPr>
          <w:b/>
          <w:bCs/>
          <w:i/>
          <w:iCs/>
        </w:rPr>
      </w:pPr>
      <w:r w:rsidRPr="000F5C41">
        <w:rPr>
          <w:b/>
          <w:bCs/>
          <w:i/>
          <w:iCs/>
        </w:rPr>
        <w:t>(c) a quadrupole.</w:t>
      </w:r>
    </w:p>
    <w:p w14:paraId="6B228318" w14:textId="6D3B4DA5" w:rsidR="003B77AE" w:rsidRPr="000F5C41" w:rsidRDefault="003B77AE" w:rsidP="003B77AE">
      <w:pPr>
        <w:rPr>
          <w:b/>
          <w:bCs/>
          <w:i/>
          <w:iCs/>
        </w:rPr>
      </w:pPr>
      <w:r w:rsidRPr="000F5C41">
        <w:rPr>
          <w:b/>
          <w:bCs/>
          <w:i/>
          <w:iCs/>
        </w:rPr>
        <w:t>Ans:</w:t>
      </w:r>
      <w:r w:rsidR="000F5C41">
        <w:rPr>
          <w:b/>
          <w:bCs/>
          <w:i/>
          <w:iCs/>
        </w:rPr>
        <w:t xml:space="preserve"> </w:t>
      </w:r>
      <w:r>
        <w:t>For a point charge: E = k</w:t>
      </w:r>
      <w:r w:rsidR="007A5AD5">
        <w:t xml:space="preserve"> </w:t>
      </w:r>
      <w:r>
        <w:t>q / r²</w:t>
      </w:r>
    </w:p>
    <w:p w14:paraId="260C2BE0" w14:textId="77777777" w:rsidR="003B77AE" w:rsidRDefault="003B77AE" w:rsidP="003B77AE">
      <w:r>
        <w:t xml:space="preserve">For a dipole: E </w:t>
      </w:r>
      <w:r>
        <w:rPr>
          <w:rFonts w:ascii="Cambria Math" w:hAnsi="Cambria Math" w:cs="Cambria Math"/>
        </w:rPr>
        <w:t>∝</w:t>
      </w:r>
      <w:r>
        <w:t xml:space="preserve"> 1 / r</w:t>
      </w:r>
      <w:r>
        <w:rPr>
          <w:rFonts w:ascii="Calibri" w:hAnsi="Calibri" w:cs="Calibri"/>
        </w:rPr>
        <w:t>³</w:t>
      </w:r>
    </w:p>
    <w:p w14:paraId="3BFC0977" w14:textId="77777777" w:rsidR="003B77AE" w:rsidRDefault="003B77AE" w:rsidP="003B77AE">
      <w:r>
        <w:t xml:space="preserve">For a quadrupole: E </w:t>
      </w:r>
      <w:r>
        <w:rPr>
          <w:rFonts w:ascii="Cambria Math" w:hAnsi="Cambria Math" w:cs="Cambria Math"/>
        </w:rPr>
        <w:t>∝</w:t>
      </w:r>
      <w:r>
        <w:t xml:space="preserve"> 1 / r</w:t>
      </w:r>
      <w:r>
        <w:rPr>
          <w:rFonts w:ascii="Calibri" w:hAnsi="Calibri" w:cs="Calibri"/>
        </w:rPr>
        <w:t>⁴</w:t>
      </w:r>
    </w:p>
    <w:p w14:paraId="4F03F2F2" w14:textId="77777777" w:rsidR="003B77AE" w:rsidRDefault="003B77AE" w:rsidP="003B77AE"/>
    <w:p w14:paraId="658C0A26" w14:textId="77777777" w:rsidR="003B77AE" w:rsidRPr="000F5C41" w:rsidRDefault="003B77AE" w:rsidP="003B77AE">
      <w:pPr>
        <w:rPr>
          <w:b/>
          <w:bCs/>
          <w:i/>
          <w:iCs/>
          <w:sz w:val="28"/>
          <w:szCs w:val="28"/>
        </w:rPr>
      </w:pPr>
      <w:r w:rsidRPr="000F5C41">
        <w:rPr>
          <w:b/>
          <w:bCs/>
          <w:i/>
          <w:iCs/>
          <w:sz w:val="28"/>
          <w:szCs w:val="28"/>
        </w:rPr>
        <w:t>Q11:</w:t>
      </w:r>
    </w:p>
    <w:p w14:paraId="486E44A6" w14:textId="77777777" w:rsidR="003B77AE" w:rsidRPr="000F5C41" w:rsidRDefault="003B77AE" w:rsidP="003B77AE">
      <w:pPr>
        <w:rPr>
          <w:b/>
          <w:bCs/>
          <w:i/>
          <w:iCs/>
        </w:rPr>
      </w:pPr>
      <w:r w:rsidRPr="000F5C41">
        <w:rPr>
          <w:b/>
          <w:bCs/>
          <w:i/>
          <w:iCs/>
        </w:rPr>
        <w:t>For what orientations of an electric dipole in a uniform field is the potential energy (a) greatest and (b) least?</w:t>
      </w:r>
    </w:p>
    <w:p w14:paraId="494C5CE9" w14:textId="77777777" w:rsidR="003B77AE" w:rsidRPr="000F5C41" w:rsidRDefault="003B77AE" w:rsidP="003B77AE">
      <w:pPr>
        <w:rPr>
          <w:b/>
          <w:bCs/>
          <w:i/>
          <w:iCs/>
          <w:sz w:val="24"/>
          <w:szCs w:val="24"/>
        </w:rPr>
      </w:pPr>
      <w:r w:rsidRPr="000F5C41">
        <w:rPr>
          <w:b/>
          <w:bCs/>
          <w:i/>
          <w:iCs/>
          <w:sz w:val="24"/>
          <w:szCs w:val="24"/>
        </w:rPr>
        <w:t>Ans:</w:t>
      </w:r>
    </w:p>
    <w:p w14:paraId="119530DD" w14:textId="77777777" w:rsidR="003B77AE" w:rsidRDefault="003B77AE" w:rsidP="003B77AE">
      <w:r>
        <w:t>Potential energy of a dipole: U = −P·E = −PE cos</w:t>
      </w:r>
      <w:r w:rsidR="00CA3D0F">
        <w:t xml:space="preserve"> </w:t>
      </w:r>
      <w:r>
        <w:t>θ</w:t>
      </w:r>
    </w:p>
    <w:p w14:paraId="23803613" w14:textId="77777777" w:rsidR="003B77AE" w:rsidRDefault="003B77AE" w:rsidP="003B77AE">
      <w:r>
        <w:t xml:space="preserve">When P and E are anti-parallel, </w:t>
      </w:r>
      <w:r w:rsidRPr="002633AD">
        <w:rPr>
          <w:b/>
          <w:bCs/>
        </w:rPr>
        <w:t>θ = 180°</w:t>
      </w:r>
    </w:p>
    <w:p w14:paraId="08A73BB1" w14:textId="77777777" w:rsidR="003B77AE" w:rsidRDefault="003B77AE" w:rsidP="00E125A9">
      <w:pPr>
        <w:jc w:val="center"/>
      </w:pPr>
      <w:r>
        <w:t> U = −PE cos180° = +PE (Maximum)</w:t>
      </w:r>
    </w:p>
    <w:p w14:paraId="12A99F0A" w14:textId="77777777" w:rsidR="003B77AE" w:rsidRPr="002633AD" w:rsidRDefault="003B77AE" w:rsidP="003B77AE">
      <w:pPr>
        <w:rPr>
          <w:b/>
          <w:bCs/>
        </w:rPr>
      </w:pPr>
      <w:r>
        <w:t xml:space="preserve">When P and E are parallel, </w:t>
      </w:r>
      <w:r w:rsidRPr="002633AD">
        <w:rPr>
          <w:b/>
          <w:bCs/>
        </w:rPr>
        <w:t>θ = 0°</w:t>
      </w:r>
    </w:p>
    <w:p w14:paraId="1046FCC8" w14:textId="77777777" w:rsidR="003B77AE" w:rsidRDefault="003B77AE" w:rsidP="00E125A9">
      <w:pPr>
        <w:jc w:val="center"/>
      </w:pPr>
      <w:r>
        <w:t> U = −PE cos0° = −PE (Minimum)</w:t>
      </w:r>
    </w:p>
    <w:p w14:paraId="0E5C3656" w14:textId="77777777" w:rsidR="003B77AE" w:rsidRDefault="003B77AE" w:rsidP="003B77AE"/>
    <w:p w14:paraId="029D4522" w14:textId="77777777" w:rsidR="003B77AE" w:rsidRPr="000F5C41" w:rsidRDefault="003B77AE" w:rsidP="003B77AE">
      <w:pPr>
        <w:rPr>
          <w:b/>
          <w:bCs/>
          <w:i/>
          <w:iCs/>
          <w:sz w:val="28"/>
          <w:szCs w:val="28"/>
        </w:rPr>
      </w:pPr>
      <w:r w:rsidRPr="000F5C41">
        <w:rPr>
          <w:b/>
          <w:bCs/>
          <w:i/>
          <w:iCs/>
          <w:sz w:val="28"/>
          <w:szCs w:val="28"/>
        </w:rPr>
        <w:t>Q12:</w:t>
      </w:r>
    </w:p>
    <w:p w14:paraId="6671CC31" w14:textId="77777777" w:rsidR="003B77AE" w:rsidRPr="000F5C41" w:rsidRDefault="003B77AE" w:rsidP="003B77AE">
      <w:pPr>
        <w:rPr>
          <w:b/>
          <w:bCs/>
          <w:i/>
          <w:iCs/>
        </w:rPr>
      </w:pPr>
      <w:r w:rsidRPr="000F5C41">
        <w:rPr>
          <w:b/>
          <w:bCs/>
          <w:i/>
          <w:iCs/>
        </w:rPr>
        <w:t>An electric dipole is placed in a non-uniform electric field. Is there a net force on it?</w:t>
      </w:r>
    </w:p>
    <w:p w14:paraId="36B35F67" w14:textId="77777777" w:rsidR="003B77AE" w:rsidRDefault="003B77AE" w:rsidP="003B77AE">
      <w:r w:rsidRPr="000F5C41">
        <w:rPr>
          <w:b/>
          <w:bCs/>
          <w:i/>
          <w:iCs/>
          <w:sz w:val="24"/>
          <w:szCs w:val="24"/>
        </w:rPr>
        <w:t>Ans:</w:t>
      </w:r>
      <w:r w:rsidR="00CA3D0F" w:rsidRPr="000F5C41">
        <w:rPr>
          <w:sz w:val="24"/>
          <w:szCs w:val="24"/>
        </w:rPr>
        <w:t xml:space="preserve"> </w:t>
      </w:r>
      <w:r>
        <w:t>Yes. A net electric force acts on the dipole in a non-uniform field.</w:t>
      </w:r>
    </w:p>
    <w:p w14:paraId="1A5FB69B" w14:textId="77777777" w:rsidR="003B77AE" w:rsidRDefault="003B77AE" w:rsidP="003B77AE"/>
    <w:p w14:paraId="64ED1706" w14:textId="77777777" w:rsidR="003B77AE" w:rsidRPr="000F5C41" w:rsidRDefault="003B77AE" w:rsidP="003B77AE">
      <w:pPr>
        <w:rPr>
          <w:b/>
          <w:bCs/>
          <w:i/>
          <w:iCs/>
          <w:sz w:val="28"/>
          <w:szCs w:val="28"/>
        </w:rPr>
      </w:pPr>
      <w:r w:rsidRPr="000F5C41">
        <w:rPr>
          <w:b/>
          <w:bCs/>
          <w:i/>
          <w:iCs/>
          <w:sz w:val="28"/>
          <w:szCs w:val="28"/>
        </w:rPr>
        <w:t>Q13:</w:t>
      </w:r>
    </w:p>
    <w:p w14:paraId="76991C4A" w14:textId="77777777" w:rsidR="003B77AE" w:rsidRPr="000F5C41" w:rsidRDefault="003B77AE" w:rsidP="003B77AE">
      <w:pPr>
        <w:rPr>
          <w:b/>
          <w:bCs/>
          <w:i/>
          <w:iCs/>
        </w:rPr>
      </w:pPr>
      <w:r w:rsidRPr="000F5C41">
        <w:rPr>
          <w:b/>
          <w:bCs/>
          <w:i/>
          <w:iCs/>
        </w:rPr>
        <w:t>An electric dipole is placed at rest in a uniform external electric field and released. Discuss its motion.</w:t>
      </w:r>
    </w:p>
    <w:p w14:paraId="6ADF3E4A" w14:textId="77777777" w:rsidR="003B77AE" w:rsidRDefault="003B77AE" w:rsidP="003B77AE">
      <w:r w:rsidRPr="000F5C41">
        <w:rPr>
          <w:b/>
          <w:bCs/>
          <w:i/>
          <w:iCs/>
          <w:sz w:val="24"/>
          <w:szCs w:val="24"/>
        </w:rPr>
        <w:t>Ans:</w:t>
      </w:r>
      <w:r w:rsidR="00CA3D0F" w:rsidRPr="000F5C41">
        <w:rPr>
          <w:sz w:val="24"/>
          <w:szCs w:val="24"/>
        </w:rPr>
        <w:t xml:space="preserve"> </w:t>
      </w:r>
      <w:r>
        <w:t>The dipole will rotate clockwise, as dipole moment P tends to align with field E.</w:t>
      </w:r>
    </w:p>
    <w:p w14:paraId="11657D05" w14:textId="77777777" w:rsidR="003B77AE" w:rsidRDefault="003B77AE" w:rsidP="003B77AE">
      <w:r>
        <w:t>Potential energy is minimum when P is aligned with E.</w:t>
      </w:r>
    </w:p>
    <w:p w14:paraId="7D79DE16" w14:textId="77777777" w:rsidR="003B77AE" w:rsidRDefault="003B77AE" w:rsidP="003B77AE">
      <w:r>
        <w:t>After alignment, the dipole may oscillate due to inertia.</w:t>
      </w:r>
    </w:p>
    <w:p w14:paraId="4749F7D0" w14:textId="77777777" w:rsidR="003B77AE" w:rsidRDefault="003B77AE" w:rsidP="003B77AE"/>
    <w:p w14:paraId="7BB4D048" w14:textId="77777777" w:rsidR="003B77AE" w:rsidRPr="000F5C41" w:rsidRDefault="003B77AE" w:rsidP="003B77AE">
      <w:pPr>
        <w:rPr>
          <w:b/>
          <w:bCs/>
          <w:i/>
          <w:iCs/>
          <w:sz w:val="28"/>
          <w:szCs w:val="28"/>
        </w:rPr>
      </w:pPr>
      <w:r w:rsidRPr="000F5C41">
        <w:rPr>
          <w:b/>
          <w:bCs/>
          <w:i/>
          <w:iCs/>
          <w:sz w:val="28"/>
          <w:szCs w:val="28"/>
        </w:rPr>
        <w:t>Q14:</w:t>
      </w:r>
    </w:p>
    <w:p w14:paraId="62A765AC" w14:textId="77777777" w:rsidR="003B77AE" w:rsidRPr="000F5C41" w:rsidRDefault="003B77AE" w:rsidP="003B77AE">
      <w:pPr>
        <w:rPr>
          <w:b/>
          <w:bCs/>
          <w:i/>
          <w:iCs/>
        </w:rPr>
      </w:pPr>
      <w:r w:rsidRPr="000F5C41">
        <w:rPr>
          <w:b/>
          <w:bCs/>
          <w:i/>
          <w:iCs/>
        </w:rPr>
        <w:t>An electric dipole has dipole moment P aligned with a uniform external field E.</w:t>
      </w:r>
    </w:p>
    <w:p w14:paraId="4AF459B7" w14:textId="77777777" w:rsidR="003B77AE" w:rsidRPr="000F5C41" w:rsidRDefault="003B77AE" w:rsidP="003B77AE">
      <w:pPr>
        <w:rPr>
          <w:b/>
          <w:bCs/>
          <w:i/>
          <w:iCs/>
        </w:rPr>
      </w:pPr>
      <w:r w:rsidRPr="000F5C41">
        <w:rPr>
          <w:b/>
          <w:bCs/>
          <w:i/>
          <w:iCs/>
        </w:rPr>
        <w:lastRenderedPageBreak/>
        <w:t>(a) Is the equilibrium stable or unstable?</w:t>
      </w:r>
    </w:p>
    <w:p w14:paraId="1B22A058" w14:textId="77777777" w:rsidR="003B77AE" w:rsidRPr="000F5C41" w:rsidRDefault="003B77AE" w:rsidP="003B77AE">
      <w:pPr>
        <w:rPr>
          <w:b/>
          <w:bCs/>
          <w:i/>
          <w:iCs/>
        </w:rPr>
      </w:pPr>
      <w:r w:rsidRPr="000F5C41">
        <w:rPr>
          <w:b/>
          <w:bCs/>
          <w:i/>
          <w:iCs/>
        </w:rPr>
        <w:t>(b) Discuss when P and E are opposite.</w:t>
      </w:r>
    </w:p>
    <w:p w14:paraId="1A6E01CC" w14:textId="77777777" w:rsidR="003B77AE" w:rsidRPr="000F5C41" w:rsidRDefault="003B77AE" w:rsidP="003B77AE">
      <w:pPr>
        <w:rPr>
          <w:b/>
          <w:bCs/>
          <w:i/>
          <w:iCs/>
          <w:sz w:val="24"/>
          <w:szCs w:val="24"/>
        </w:rPr>
      </w:pPr>
      <w:r w:rsidRPr="000F5C41">
        <w:rPr>
          <w:b/>
          <w:bCs/>
          <w:i/>
          <w:iCs/>
          <w:sz w:val="24"/>
          <w:szCs w:val="24"/>
        </w:rPr>
        <w:t>Ans:</w:t>
      </w:r>
    </w:p>
    <w:p w14:paraId="0947C0EF" w14:textId="77777777" w:rsidR="003B77AE" w:rsidRDefault="003B77AE" w:rsidP="003B77AE">
      <w:r w:rsidRPr="000F5C41">
        <w:rPr>
          <w:b/>
          <w:bCs/>
        </w:rPr>
        <w:t>(a)</w:t>
      </w:r>
      <w:r>
        <w:t xml:space="preserve"> When P and E are parallel, the equilibrium is stable — this is a low-energy configuration.</w:t>
      </w:r>
    </w:p>
    <w:p w14:paraId="20C151CA" w14:textId="77777777" w:rsidR="003B77AE" w:rsidRDefault="003B77AE" w:rsidP="003B77AE">
      <w:r w:rsidRPr="000F5C41">
        <w:rPr>
          <w:b/>
          <w:bCs/>
        </w:rPr>
        <w:t>(b)</w:t>
      </w:r>
      <w:r>
        <w:t xml:space="preserve"> When P and E are opposite, the equilibrium is unstable — a high-energy configuration.</w:t>
      </w:r>
    </w:p>
    <w:p w14:paraId="336B785E" w14:textId="77777777" w:rsidR="003B77AE" w:rsidRDefault="003B77AE" w:rsidP="003B77AE">
      <w:r>
        <w:t>The dipole tends to rotate through 180° to align with E again.</w:t>
      </w:r>
    </w:p>
    <w:p w14:paraId="3CF57AA7" w14:textId="77777777" w:rsidR="003B77AE" w:rsidRDefault="003B77AE" w:rsidP="003B77AE"/>
    <w:p w14:paraId="306F1D9A" w14:textId="77777777" w:rsidR="003B77AE" w:rsidRPr="000F5C41" w:rsidRDefault="003B77AE" w:rsidP="003B77AE">
      <w:pPr>
        <w:rPr>
          <w:b/>
          <w:bCs/>
          <w:i/>
          <w:iCs/>
          <w:sz w:val="28"/>
          <w:szCs w:val="28"/>
        </w:rPr>
      </w:pPr>
      <w:r w:rsidRPr="000F5C41">
        <w:rPr>
          <w:b/>
          <w:bCs/>
          <w:i/>
          <w:iCs/>
          <w:sz w:val="28"/>
          <w:szCs w:val="28"/>
        </w:rPr>
        <w:t>Q15:</w:t>
      </w:r>
    </w:p>
    <w:p w14:paraId="31CF7AFB" w14:textId="77777777" w:rsidR="003B77AE" w:rsidRPr="000F5C41" w:rsidRDefault="003B77AE" w:rsidP="003B77AE">
      <w:pPr>
        <w:rPr>
          <w:b/>
          <w:bCs/>
          <w:i/>
          <w:iCs/>
        </w:rPr>
      </w:pPr>
      <w:r w:rsidRPr="000F5C41">
        <w:rPr>
          <w:b/>
          <w:bCs/>
          <w:i/>
          <w:iCs/>
        </w:rPr>
        <w:t>You turn an electric dipole end-for-end in a uniform electric field. How does the work done depend on initial orientation?</w:t>
      </w:r>
    </w:p>
    <w:p w14:paraId="7FADC772" w14:textId="77777777" w:rsidR="003B77AE" w:rsidRPr="000F5C41" w:rsidRDefault="003B77AE" w:rsidP="003B77AE">
      <w:pPr>
        <w:rPr>
          <w:b/>
          <w:bCs/>
          <w:i/>
          <w:iCs/>
          <w:sz w:val="24"/>
          <w:szCs w:val="24"/>
        </w:rPr>
      </w:pPr>
      <w:r w:rsidRPr="000F5C41">
        <w:rPr>
          <w:b/>
          <w:bCs/>
          <w:i/>
          <w:iCs/>
          <w:sz w:val="24"/>
          <w:szCs w:val="24"/>
        </w:rPr>
        <w:t>Ans:</w:t>
      </w:r>
    </w:p>
    <w:p w14:paraId="48C95F91" w14:textId="77777777" w:rsidR="003B77AE" w:rsidRDefault="003B77AE" w:rsidP="003B77AE">
      <w:r>
        <w:t>Work done by external field in turning the dipole from θ₀ to θ is:</w:t>
      </w:r>
    </w:p>
    <w:p w14:paraId="706420F4" w14:textId="77777777" w:rsidR="003B77AE" w:rsidRDefault="003B77AE" w:rsidP="002633AD">
      <w:pPr>
        <w:jc w:val="center"/>
      </w:pPr>
      <w:r>
        <w:t>W = PE (cos</w:t>
      </w:r>
      <w:r w:rsidR="002633AD">
        <w:t xml:space="preserve"> </w:t>
      </w:r>
      <w:r>
        <w:t xml:space="preserve">θ </w:t>
      </w:r>
      <w:r w:rsidR="002633AD">
        <w:t>–</w:t>
      </w:r>
      <w:r>
        <w:t xml:space="preserve"> cos</w:t>
      </w:r>
      <w:r w:rsidR="002633AD">
        <w:t xml:space="preserve"> </w:t>
      </w:r>
      <w:r>
        <w:t>θ₀)</w:t>
      </w:r>
    </w:p>
    <w:p w14:paraId="4C512454" w14:textId="77777777" w:rsidR="003B77AE" w:rsidRDefault="003B77AE" w:rsidP="002633AD">
      <w:pPr>
        <w:jc w:val="center"/>
      </w:pPr>
      <w:r>
        <w:t>For θ₀ = 180°, θ = 0°:</w:t>
      </w:r>
    </w:p>
    <w:p w14:paraId="5FEB95BD" w14:textId="77777777" w:rsidR="003B77AE" w:rsidRDefault="003B77AE" w:rsidP="002633AD">
      <w:pPr>
        <w:jc w:val="center"/>
      </w:pPr>
      <w:r>
        <w:t>W = PE (1 + 1) = 2PE</w:t>
      </w:r>
    </w:p>
    <w:p w14:paraId="6BDC4AB9" w14:textId="77777777" w:rsidR="003B77AE" w:rsidRDefault="003B77AE" w:rsidP="003B77AE"/>
    <w:p w14:paraId="7D2B9DF4" w14:textId="77777777" w:rsidR="003B77AE" w:rsidRPr="000F5C41" w:rsidRDefault="003B77AE" w:rsidP="003B77AE">
      <w:pPr>
        <w:rPr>
          <w:b/>
          <w:bCs/>
          <w:i/>
          <w:iCs/>
          <w:sz w:val="28"/>
          <w:szCs w:val="28"/>
        </w:rPr>
      </w:pPr>
      <w:r w:rsidRPr="000F5C41">
        <w:rPr>
          <w:b/>
          <w:bCs/>
          <w:i/>
          <w:iCs/>
          <w:sz w:val="28"/>
          <w:szCs w:val="28"/>
        </w:rPr>
        <w:t>Q16:</w:t>
      </w:r>
    </w:p>
    <w:p w14:paraId="0D57987F" w14:textId="77777777" w:rsidR="003B77AE" w:rsidRPr="000F5C41" w:rsidRDefault="003B77AE" w:rsidP="003B77AE">
      <w:pPr>
        <w:rPr>
          <w:b/>
          <w:bCs/>
          <w:i/>
          <w:iCs/>
        </w:rPr>
      </w:pPr>
      <w:r w:rsidRPr="000F5C41">
        <w:rPr>
          <w:b/>
          <w:bCs/>
          <w:i/>
          <w:iCs/>
        </w:rPr>
        <w:t>Give four properties of electric field lines.</w:t>
      </w:r>
    </w:p>
    <w:p w14:paraId="7482078A" w14:textId="77777777" w:rsidR="003B77AE" w:rsidRPr="000F5C41" w:rsidRDefault="003B77AE" w:rsidP="003B77AE">
      <w:pPr>
        <w:rPr>
          <w:b/>
          <w:bCs/>
          <w:i/>
          <w:iCs/>
          <w:sz w:val="24"/>
          <w:szCs w:val="24"/>
        </w:rPr>
      </w:pPr>
      <w:r w:rsidRPr="000F5C41">
        <w:rPr>
          <w:b/>
          <w:bCs/>
          <w:i/>
          <w:iCs/>
          <w:sz w:val="24"/>
          <w:szCs w:val="24"/>
        </w:rPr>
        <w:t>Ans:</w:t>
      </w:r>
    </w:p>
    <w:p w14:paraId="3B683D4F" w14:textId="77777777" w:rsidR="003B77AE" w:rsidRDefault="003B77AE" w:rsidP="00206D0B">
      <w:pPr>
        <w:pStyle w:val="ListParagraph"/>
        <w:numPr>
          <w:ilvl w:val="0"/>
          <w:numId w:val="8"/>
        </w:numPr>
      </w:pPr>
      <w:r>
        <w:t>Field lines originate from positive charge and end on negative charge.</w:t>
      </w:r>
    </w:p>
    <w:p w14:paraId="2904C310" w14:textId="77777777" w:rsidR="003B77AE" w:rsidRDefault="003B77AE" w:rsidP="00206D0B">
      <w:pPr>
        <w:pStyle w:val="ListParagraph"/>
        <w:numPr>
          <w:ilvl w:val="0"/>
          <w:numId w:val="8"/>
        </w:numPr>
      </w:pPr>
      <w:r>
        <w:t>The tangent at any point gives direction of E.</w:t>
      </w:r>
    </w:p>
    <w:p w14:paraId="36BBFB9A" w14:textId="77777777" w:rsidR="003B77AE" w:rsidRDefault="003B77AE" w:rsidP="00206D0B">
      <w:pPr>
        <w:pStyle w:val="ListParagraph"/>
        <w:numPr>
          <w:ilvl w:val="0"/>
          <w:numId w:val="8"/>
        </w:numPr>
      </w:pPr>
      <w:r>
        <w:t>Lines are closer where the field is strong and farther apart</w:t>
      </w:r>
      <w:r w:rsidR="002633AD">
        <w:t xml:space="preserve"> </w:t>
      </w:r>
      <w:r>
        <w:t>where</w:t>
      </w:r>
      <w:r w:rsidR="002633AD">
        <w:t>’</w:t>
      </w:r>
      <w:r>
        <w:t xml:space="preserve"> weak.</w:t>
      </w:r>
    </w:p>
    <w:p w14:paraId="64B02506" w14:textId="77777777" w:rsidR="003B77AE" w:rsidRDefault="003B77AE" w:rsidP="00206D0B">
      <w:pPr>
        <w:pStyle w:val="ListParagraph"/>
        <w:numPr>
          <w:ilvl w:val="0"/>
          <w:numId w:val="8"/>
        </w:numPr>
      </w:pPr>
      <w:r>
        <w:t>No two field lines ever cross each other.</w:t>
      </w:r>
    </w:p>
    <w:p w14:paraId="54894E77" w14:textId="77777777" w:rsidR="003B77AE" w:rsidRDefault="003B77AE" w:rsidP="003B77AE"/>
    <w:p w14:paraId="32940BAA" w14:textId="77777777" w:rsidR="003B77AE" w:rsidRPr="000F5C41" w:rsidRDefault="003B77AE" w:rsidP="003B77AE">
      <w:pPr>
        <w:rPr>
          <w:b/>
          <w:bCs/>
          <w:i/>
          <w:iCs/>
          <w:sz w:val="28"/>
          <w:szCs w:val="28"/>
        </w:rPr>
      </w:pPr>
      <w:r w:rsidRPr="000F5C41">
        <w:rPr>
          <w:b/>
          <w:bCs/>
          <w:i/>
          <w:iCs/>
          <w:sz w:val="28"/>
          <w:szCs w:val="28"/>
        </w:rPr>
        <w:t>Q17:</w:t>
      </w:r>
    </w:p>
    <w:p w14:paraId="749049D4" w14:textId="77777777" w:rsidR="003B77AE" w:rsidRPr="000F5C41" w:rsidRDefault="003B77AE" w:rsidP="003B77AE">
      <w:pPr>
        <w:rPr>
          <w:b/>
          <w:bCs/>
          <w:i/>
          <w:iCs/>
        </w:rPr>
      </w:pPr>
      <w:r w:rsidRPr="000F5C41">
        <w:rPr>
          <w:b/>
          <w:bCs/>
          <w:i/>
          <w:iCs/>
        </w:rPr>
        <w:t>An atom is normally electrically neutral. Why then should an α-particle be deflected by the atom?</w:t>
      </w:r>
    </w:p>
    <w:p w14:paraId="5E6D3862" w14:textId="77777777" w:rsidR="003B77AE" w:rsidRDefault="003B77AE" w:rsidP="003B77AE">
      <w:r w:rsidRPr="000F5C41">
        <w:rPr>
          <w:b/>
          <w:bCs/>
          <w:i/>
          <w:iCs/>
          <w:sz w:val="24"/>
          <w:szCs w:val="24"/>
        </w:rPr>
        <w:t>Ans:</w:t>
      </w:r>
      <w:r w:rsidR="009B5668">
        <w:t xml:space="preserve"> </w:t>
      </w:r>
      <w:r>
        <w:t>Because the positive charge of the atom is concentrated at its nucleus.</w:t>
      </w:r>
      <w:r w:rsidR="000F5C41">
        <w:t xml:space="preserve"> </w:t>
      </w:r>
      <w:r>
        <w:t>Electrons revolve around the nucleus.</w:t>
      </w:r>
      <w:r w:rsidR="000F5C41">
        <w:t xml:space="preserve"> </w:t>
      </w:r>
      <w:r>
        <w:t>When a positively charged α-particle approaches, it is deflected by the positive nucleus.</w:t>
      </w:r>
    </w:p>
    <w:p w14:paraId="1F18F6DF" w14:textId="77777777" w:rsidR="003B77AE" w:rsidRDefault="003B77AE" w:rsidP="003B77AE"/>
    <w:p w14:paraId="1BC398BD" w14:textId="77777777" w:rsidR="003B77AE" w:rsidRPr="000F5C41" w:rsidRDefault="003B77AE" w:rsidP="003B77AE">
      <w:pPr>
        <w:rPr>
          <w:b/>
          <w:bCs/>
          <w:sz w:val="28"/>
          <w:szCs w:val="28"/>
        </w:rPr>
      </w:pPr>
      <w:r w:rsidRPr="000F5C41">
        <w:rPr>
          <w:b/>
          <w:bCs/>
          <w:sz w:val="28"/>
          <w:szCs w:val="28"/>
        </w:rPr>
        <w:t>Q18:</w:t>
      </w:r>
    </w:p>
    <w:p w14:paraId="39C74854" w14:textId="77777777" w:rsidR="002633AD" w:rsidRDefault="003B77AE" w:rsidP="003B77AE">
      <w:r w:rsidRPr="000F5C41">
        <w:rPr>
          <w:b/>
          <w:bCs/>
          <w:i/>
          <w:iCs/>
        </w:rPr>
        <w:t>Mention only the names of different types of charge densities used to describe continuous distribution of charge.</w:t>
      </w:r>
      <w:r w:rsidR="002633AD" w:rsidRPr="002633AD">
        <w:t xml:space="preserve"> </w:t>
      </w:r>
    </w:p>
    <w:p w14:paraId="2D2E84CD" w14:textId="77777777" w:rsidR="002633AD" w:rsidRPr="002633AD" w:rsidRDefault="002633AD" w:rsidP="002633AD">
      <w:pPr>
        <w:rPr>
          <w:b/>
          <w:bCs/>
          <w:i/>
          <w:iCs/>
          <w:sz w:val="24"/>
          <w:szCs w:val="24"/>
        </w:rPr>
      </w:pPr>
      <w:r w:rsidRPr="002633AD">
        <w:rPr>
          <w:b/>
          <w:bCs/>
          <w:i/>
          <w:iCs/>
          <w:sz w:val="24"/>
          <w:szCs w:val="24"/>
        </w:rPr>
        <w:lastRenderedPageBreak/>
        <w:t xml:space="preserve">Ans:  </w:t>
      </w:r>
    </w:p>
    <w:p w14:paraId="6CA96E7B" w14:textId="77777777" w:rsidR="003B77AE" w:rsidRPr="002633AD" w:rsidRDefault="003B77AE" w:rsidP="00206D0B">
      <w:pPr>
        <w:pStyle w:val="ListParagraph"/>
        <w:numPr>
          <w:ilvl w:val="0"/>
          <w:numId w:val="11"/>
        </w:numPr>
        <w:rPr>
          <w:b/>
          <w:bCs/>
          <w:i/>
          <w:iCs/>
        </w:rPr>
      </w:pPr>
      <w:r>
        <w:t>Linear charge distribution</w:t>
      </w:r>
    </w:p>
    <w:p w14:paraId="3B0065DC" w14:textId="77777777" w:rsidR="003B77AE" w:rsidRDefault="003B77AE" w:rsidP="00206D0B">
      <w:pPr>
        <w:pStyle w:val="ListParagraph"/>
        <w:numPr>
          <w:ilvl w:val="0"/>
          <w:numId w:val="11"/>
        </w:numPr>
      </w:pPr>
      <w:r>
        <w:t>Surface charge distribution</w:t>
      </w:r>
    </w:p>
    <w:p w14:paraId="19508875" w14:textId="77777777" w:rsidR="003B77AE" w:rsidRDefault="003B77AE" w:rsidP="00206D0B">
      <w:pPr>
        <w:pStyle w:val="ListParagraph"/>
        <w:numPr>
          <w:ilvl w:val="0"/>
          <w:numId w:val="11"/>
        </w:numPr>
      </w:pPr>
      <w:r>
        <w:t>Volume charge distribution</w:t>
      </w:r>
    </w:p>
    <w:p w14:paraId="418FBAAF" w14:textId="77777777" w:rsidR="003B77AE" w:rsidRDefault="003B77AE" w:rsidP="003B77AE"/>
    <w:p w14:paraId="41F99EAB" w14:textId="77777777" w:rsidR="003B77AE" w:rsidRPr="000F5C41" w:rsidRDefault="003B77AE" w:rsidP="003B77AE">
      <w:pPr>
        <w:rPr>
          <w:b/>
          <w:bCs/>
          <w:i/>
          <w:iCs/>
          <w:sz w:val="28"/>
          <w:szCs w:val="28"/>
        </w:rPr>
      </w:pPr>
      <w:r w:rsidRPr="000F5C41">
        <w:rPr>
          <w:b/>
          <w:bCs/>
          <w:i/>
          <w:iCs/>
          <w:sz w:val="28"/>
          <w:szCs w:val="28"/>
        </w:rPr>
        <w:t>Q19:</w:t>
      </w:r>
    </w:p>
    <w:p w14:paraId="2048F0D2" w14:textId="77777777" w:rsidR="003B77AE" w:rsidRPr="000F5C41" w:rsidRDefault="003B77AE" w:rsidP="003B77AE">
      <w:pPr>
        <w:rPr>
          <w:b/>
          <w:bCs/>
          <w:i/>
          <w:iCs/>
        </w:rPr>
      </w:pPr>
      <w:r w:rsidRPr="000F5C41">
        <w:rPr>
          <w:b/>
          <w:bCs/>
          <w:i/>
          <w:iCs/>
        </w:rPr>
        <w:t>Do electrons tend to go to regions of high potential or low potential?</w:t>
      </w:r>
    </w:p>
    <w:p w14:paraId="294B74F1" w14:textId="77777777" w:rsidR="003B77AE" w:rsidRDefault="003B77AE" w:rsidP="003B77AE">
      <w:r w:rsidRPr="000F5C41">
        <w:rPr>
          <w:b/>
          <w:bCs/>
          <w:i/>
          <w:iCs/>
          <w:sz w:val="24"/>
          <w:szCs w:val="24"/>
        </w:rPr>
        <w:t>Ans:</w:t>
      </w:r>
      <w:r w:rsidR="009B5668">
        <w:t xml:space="preserve"> </w:t>
      </w:r>
      <w:r>
        <w:t>Electrons move from low potential to high potential because they are negatively charged.</w:t>
      </w:r>
    </w:p>
    <w:p w14:paraId="4ED2146C" w14:textId="77777777" w:rsidR="003B77AE" w:rsidRDefault="003B77AE" w:rsidP="003B77AE">
      <w:r>
        <w:t>Low potential (−) side repels, while high potential (+) side attracts electrons.</w:t>
      </w:r>
    </w:p>
    <w:p w14:paraId="6C664906" w14:textId="77777777" w:rsidR="003B77AE" w:rsidRDefault="003B77AE" w:rsidP="003B77AE"/>
    <w:p w14:paraId="2B0C6A8F" w14:textId="77777777" w:rsidR="003B77AE" w:rsidRPr="000F5C41" w:rsidRDefault="003B77AE" w:rsidP="003B77AE">
      <w:pPr>
        <w:rPr>
          <w:b/>
          <w:bCs/>
          <w:i/>
          <w:iCs/>
          <w:sz w:val="28"/>
          <w:szCs w:val="28"/>
        </w:rPr>
      </w:pPr>
      <w:r w:rsidRPr="000F5C41">
        <w:rPr>
          <w:b/>
          <w:bCs/>
          <w:i/>
          <w:iCs/>
          <w:sz w:val="28"/>
          <w:szCs w:val="28"/>
        </w:rPr>
        <w:t>Q20:</w:t>
      </w:r>
    </w:p>
    <w:p w14:paraId="1660C1B3" w14:textId="77777777" w:rsidR="003B77AE" w:rsidRPr="002633AD" w:rsidRDefault="003B77AE" w:rsidP="003B77AE">
      <w:pPr>
        <w:rPr>
          <w:b/>
          <w:bCs/>
          <w:i/>
          <w:iCs/>
        </w:rPr>
      </w:pPr>
      <w:r w:rsidRPr="002633AD">
        <w:rPr>
          <w:b/>
          <w:bCs/>
          <w:i/>
          <w:iCs/>
        </w:rPr>
        <w:t>Write in your own words the purpose of Millikan’s oil drop experiment.</w:t>
      </w:r>
    </w:p>
    <w:p w14:paraId="18F3AA06" w14:textId="77777777" w:rsidR="003B77AE" w:rsidRDefault="003B77AE" w:rsidP="003B77AE">
      <w:r w:rsidRPr="002633AD">
        <w:rPr>
          <w:b/>
          <w:bCs/>
          <w:i/>
          <w:iCs/>
          <w:sz w:val="24"/>
          <w:szCs w:val="24"/>
        </w:rPr>
        <w:t>Ans:</w:t>
      </w:r>
      <w:r w:rsidR="009B5668" w:rsidRPr="002633AD">
        <w:rPr>
          <w:sz w:val="24"/>
          <w:szCs w:val="24"/>
        </w:rPr>
        <w:t xml:space="preserve"> </w:t>
      </w:r>
      <w:r>
        <w:t>The purpose of Millikan’s oil drop experiment was to measure the charge on an electron.</w:t>
      </w:r>
    </w:p>
    <w:p w14:paraId="56CE7248" w14:textId="77777777" w:rsidR="003B77AE" w:rsidRDefault="003B77AE" w:rsidP="003B77AE"/>
    <w:p w14:paraId="490326A5" w14:textId="77777777" w:rsidR="003B77AE" w:rsidRPr="002633AD" w:rsidRDefault="003B77AE" w:rsidP="003B77AE">
      <w:pPr>
        <w:rPr>
          <w:b/>
          <w:bCs/>
          <w:i/>
          <w:iCs/>
          <w:sz w:val="28"/>
          <w:szCs w:val="28"/>
        </w:rPr>
      </w:pPr>
      <w:r w:rsidRPr="002633AD">
        <w:rPr>
          <w:b/>
          <w:bCs/>
          <w:i/>
          <w:iCs/>
          <w:sz w:val="28"/>
          <w:szCs w:val="28"/>
        </w:rPr>
        <w:t>Q21:</w:t>
      </w:r>
    </w:p>
    <w:p w14:paraId="18EE76C3" w14:textId="77777777" w:rsidR="002633AD" w:rsidRDefault="003B77AE" w:rsidP="003B77AE">
      <w:pPr>
        <w:rPr>
          <w:b/>
          <w:bCs/>
          <w:i/>
          <w:iCs/>
        </w:rPr>
      </w:pPr>
      <w:r w:rsidRPr="002633AD">
        <w:rPr>
          <w:b/>
          <w:bCs/>
          <w:i/>
          <w:iCs/>
        </w:rPr>
        <w:t>Name three types of charge densities used to describe continuous charge distribution.</w:t>
      </w:r>
    </w:p>
    <w:p w14:paraId="0F4EE31F" w14:textId="77777777" w:rsidR="003B77AE" w:rsidRPr="002633AD" w:rsidRDefault="002633AD" w:rsidP="003B77AE">
      <w:pPr>
        <w:rPr>
          <w:b/>
          <w:bCs/>
          <w:i/>
          <w:iCs/>
          <w:sz w:val="24"/>
          <w:szCs w:val="24"/>
        </w:rPr>
      </w:pPr>
      <w:r w:rsidRPr="002633AD">
        <w:rPr>
          <w:sz w:val="24"/>
          <w:szCs w:val="24"/>
        </w:rPr>
        <w:t xml:space="preserve"> </w:t>
      </w:r>
      <w:r w:rsidRPr="002633AD">
        <w:rPr>
          <w:b/>
          <w:bCs/>
          <w:i/>
          <w:iCs/>
          <w:sz w:val="24"/>
          <w:szCs w:val="24"/>
        </w:rPr>
        <w:t>Ans:</w:t>
      </w:r>
    </w:p>
    <w:p w14:paraId="606BCC4A" w14:textId="171EAF1A" w:rsidR="009B5668" w:rsidRDefault="003B77AE" w:rsidP="00206D0B">
      <w:pPr>
        <w:pStyle w:val="ListParagraph"/>
        <w:numPr>
          <w:ilvl w:val="0"/>
          <w:numId w:val="12"/>
        </w:numPr>
      </w:pPr>
      <w:r>
        <w:t>Linear charge density: λ = d</w:t>
      </w:r>
      <w:r w:rsidR="007A5AD5">
        <w:t xml:space="preserve"> </w:t>
      </w:r>
      <w:r>
        <w:t>q / dL</w:t>
      </w:r>
    </w:p>
    <w:p w14:paraId="22891D48" w14:textId="45F50FB3" w:rsidR="003B77AE" w:rsidRDefault="003B77AE" w:rsidP="00206D0B">
      <w:pPr>
        <w:pStyle w:val="ListParagraph"/>
        <w:numPr>
          <w:ilvl w:val="0"/>
          <w:numId w:val="12"/>
        </w:numPr>
      </w:pPr>
      <w:r>
        <w:t>Surface charge density: σ = d</w:t>
      </w:r>
      <w:r w:rsidR="007A5AD5">
        <w:t xml:space="preserve"> </w:t>
      </w:r>
      <w:r>
        <w:t>q / d</w:t>
      </w:r>
      <w:r w:rsidR="007A5AD5">
        <w:t xml:space="preserve"> </w:t>
      </w:r>
      <w:r>
        <w:t>A</w:t>
      </w:r>
    </w:p>
    <w:p w14:paraId="01352A4D" w14:textId="5B4FC933" w:rsidR="003B77AE" w:rsidRDefault="003B77AE" w:rsidP="00206D0B">
      <w:pPr>
        <w:pStyle w:val="ListParagraph"/>
        <w:numPr>
          <w:ilvl w:val="0"/>
          <w:numId w:val="12"/>
        </w:numPr>
      </w:pPr>
      <w:r>
        <w:t>Volume charge density: ρ = d</w:t>
      </w:r>
      <w:r w:rsidR="007A5AD5">
        <w:t xml:space="preserve"> </w:t>
      </w:r>
      <w:r>
        <w:t>q / d</w:t>
      </w:r>
      <w:r w:rsidR="007A5AD5">
        <w:t xml:space="preserve"> </w:t>
      </w:r>
      <w:r>
        <w:t>V</w:t>
      </w:r>
    </w:p>
    <w:p w14:paraId="6FA488F6" w14:textId="0BFFC230" w:rsidR="003B77AE" w:rsidRDefault="00746325" w:rsidP="003B77AE">
      <w:r>
        <w:rPr>
          <w:noProof/>
        </w:rPr>
        <mc:AlternateContent>
          <mc:Choice Requires="wps">
            <w:drawing>
              <wp:anchor distT="0" distB="0" distL="114300" distR="114300" simplePos="0" relativeHeight="251658262" behindDoc="0" locked="0" layoutInCell="1" allowOverlap="1" wp14:anchorId="6DC95685" wp14:editId="0FB21111">
                <wp:simplePos x="0" y="0"/>
                <wp:positionH relativeFrom="column">
                  <wp:posOffset>0</wp:posOffset>
                </wp:positionH>
                <wp:positionV relativeFrom="paragraph">
                  <wp:posOffset>133985</wp:posOffset>
                </wp:positionV>
                <wp:extent cx="6800850" cy="638175"/>
                <wp:effectExtent l="0" t="0" r="19050" b="28575"/>
                <wp:wrapSquare wrapText="bothSides"/>
                <wp:docPr id="1785152269" name="Scroll: Horizontal 72"/>
                <wp:cNvGraphicFramePr/>
                <a:graphic xmlns:a="http://schemas.openxmlformats.org/drawingml/2006/main">
                  <a:graphicData uri="http://schemas.microsoft.com/office/word/2010/wordprocessingShape">
                    <wps:wsp>
                      <wps:cNvSpPr/>
                      <wps:spPr>
                        <a:xfrm>
                          <a:off x="0" y="0"/>
                          <a:ext cx="6800850" cy="6381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322B40" w14:textId="3D457259" w:rsidR="00746325" w:rsidRPr="00746325" w:rsidRDefault="00746325" w:rsidP="00746325">
                            <w:pPr>
                              <w:jc w:val="center"/>
                              <w:rPr>
                                <w:b/>
                                <w:bCs/>
                                <w:i/>
                                <w:iCs/>
                                <w:sz w:val="40"/>
                                <w:szCs w:val="40"/>
                              </w:rPr>
                            </w:pPr>
                            <w:r w:rsidRPr="00746325">
                              <w:rPr>
                                <w:b/>
                                <w:bCs/>
                                <w:i/>
                                <w:iCs/>
                                <w:sz w:val="40"/>
                                <w:szCs w:val="40"/>
                              </w:rPr>
                              <w:t>SAMPLE PROBLEMS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C95685" id="Scroll: Horizontal 72" o:spid="_x0000_s1046" type="#_x0000_t98" style="position:absolute;margin-left:0;margin-top:10.55pt;width:535.5pt;height:50.25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" fillcolor="black [3213]" strokecolor="#09101d [484]" strokeweight="1pt">
                <v:stroke joinstyle="miter"/>
                <v:textbox>
                  <w:txbxContent>
                    <w:p w14:paraId="30322B40" w14:textId="3D457259" w:rsidR="00746325" w:rsidRPr="00746325" w:rsidRDefault="00746325" w:rsidP="00746325">
                      <w:pPr>
                        <w:jc w:val="center"/>
                        <w:rPr>
                          <w:b/>
                          <w:bCs/>
                          <w:i/>
                          <w:iCs/>
                          <w:sz w:val="40"/>
                          <w:szCs w:val="40"/>
                        </w:rPr>
                      </w:pPr>
                      <w:r w:rsidRPr="00746325">
                        <w:rPr>
                          <w:b/>
                          <w:bCs/>
                          <w:i/>
                          <w:iCs/>
                          <w:sz w:val="40"/>
                          <w:szCs w:val="40"/>
                        </w:rPr>
                        <w:t>SAMPLE PROBLEMS</w:t>
                      </w:r>
                    </w:p>
                  </w:txbxContent>
                </v:textbox>
                <w10:wrap type="square"/>
              </v:shape>
            </w:pict>
          </mc:Fallback>
        </mc:AlternateContent>
      </w:r>
    </w:p>
    <w:p w14:paraId="7AD018E4" w14:textId="77777777" w:rsidR="003B77AE" w:rsidRDefault="003B77AE" w:rsidP="003B77AE"/>
    <w:p w14:paraId="1C57E68E" w14:textId="77777777" w:rsidR="003B77AE" w:rsidRPr="009B5668" w:rsidRDefault="003B77AE" w:rsidP="003B77AE">
      <w:pPr>
        <w:rPr>
          <w:b/>
          <w:bCs/>
          <w:i/>
          <w:iCs/>
          <w:sz w:val="28"/>
          <w:szCs w:val="28"/>
        </w:rPr>
      </w:pPr>
      <w:r w:rsidRPr="009B5668">
        <w:rPr>
          <w:b/>
          <w:bCs/>
          <w:i/>
          <w:iCs/>
          <w:sz w:val="28"/>
          <w:szCs w:val="28"/>
        </w:rPr>
        <w:t>P.1</w:t>
      </w:r>
    </w:p>
    <w:p w14:paraId="733495A6" w14:textId="77777777" w:rsidR="003B77AE" w:rsidRDefault="003B77AE" w:rsidP="003B77AE">
      <w:r>
        <w:t>A proton is placed in a uniform electric field E. What must be the magnitude and direction of the electric field if the electrostatic force is balanced by weight?</w:t>
      </w:r>
    </w:p>
    <w:p w14:paraId="435DE6C2" w14:textId="77777777" w:rsidR="003B77AE" w:rsidRPr="009B5668" w:rsidRDefault="003B77AE" w:rsidP="003B77AE">
      <w:pPr>
        <w:rPr>
          <w:b/>
          <w:bCs/>
          <w:i/>
          <w:iCs/>
          <w:sz w:val="24"/>
          <w:szCs w:val="24"/>
        </w:rPr>
      </w:pPr>
      <w:r w:rsidRPr="009B5668">
        <w:rPr>
          <w:b/>
          <w:bCs/>
          <w:i/>
          <w:iCs/>
          <w:sz w:val="24"/>
          <w:szCs w:val="24"/>
        </w:rPr>
        <w:t>Solution:</w:t>
      </w:r>
    </w:p>
    <w:p w14:paraId="046A7839" w14:textId="77777777" w:rsidR="003B77AE" w:rsidRPr="009B5668" w:rsidRDefault="003B77AE" w:rsidP="003B77AE">
      <w:pPr>
        <w:rPr>
          <w:b/>
          <w:bCs/>
          <w:i/>
          <w:iCs/>
          <w:sz w:val="24"/>
          <w:szCs w:val="24"/>
        </w:rPr>
      </w:pPr>
      <w:r w:rsidRPr="009B5668">
        <w:rPr>
          <w:b/>
          <w:bCs/>
          <w:i/>
          <w:iCs/>
          <w:sz w:val="24"/>
          <w:szCs w:val="24"/>
        </w:rPr>
        <w:t>Data:</w:t>
      </w:r>
    </w:p>
    <w:p w14:paraId="0392CAB9" w14:textId="77777777" w:rsidR="003B77AE" w:rsidRDefault="003B77AE" w:rsidP="003B77AE">
      <w:r>
        <w:t>m = 1.67 × 10⁻²⁷ kg</w:t>
      </w:r>
    </w:p>
    <w:p w14:paraId="3177CE89" w14:textId="77777777" w:rsidR="003B77AE" w:rsidRDefault="003B77AE" w:rsidP="003B77AE">
      <w:r>
        <w:t>q = 1.6 × 10⁻¹⁹ C</w:t>
      </w:r>
    </w:p>
    <w:p w14:paraId="5C3B2181" w14:textId="77777777" w:rsidR="003B77AE" w:rsidRDefault="003B77AE" w:rsidP="003B77AE">
      <w:r>
        <w:lastRenderedPageBreak/>
        <w:t>E =?</w:t>
      </w:r>
    </w:p>
    <w:p w14:paraId="6381337E" w14:textId="77777777" w:rsidR="003B77AE" w:rsidRPr="009B5668" w:rsidRDefault="003B77AE" w:rsidP="003B77AE">
      <w:pPr>
        <w:rPr>
          <w:b/>
          <w:bCs/>
          <w:i/>
          <w:iCs/>
          <w:sz w:val="24"/>
          <w:szCs w:val="24"/>
        </w:rPr>
      </w:pPr>
      <w:r w:rsidRPr="009B5668">
        <w:rPr>
          <w:b/>
          <w:bCs/>
          <w:i/>
          <w:iCs/>
          <w:sz w:val="24"/>
          <w:szCs w:val="24"/>
        </w:rPr>
        <w:t>Calculations:</w:t>
      </w:r>
    </w:p>
    <w:p w14:paraId="6EA15C9C" w14:textId="77777777" w:rsidR="003B77AE" w:rsidRDefault="003B77AE" w:rsidP="007A5AD5">
      <w:pPr>
        <w:jc w:val="center"/>
      </w:pPr>
      <w:r>
        <w:t>Fe = F</w:t>
      </w:r>
      <w:r w:rsidR="002633AD">
        <w:t xml:space="preserve"> </w:t>
      </w:r>
      <w:r>
        <w:t>g</w:t>
      </w:r>
    </w:p>
    <w:p w14:paraId="3F6AC5D5" w14:textId="77777777" w:rsidR="003B77AE" w:rsidRDefault="002633AD" w:rsidP="007A5AD5">
      <w:pPr>
        <w:jc w:val="center"/>
      </w:pPr>
      <w:r>
        <w:t xml:space="preserve">q </w:t>
      </w:r>
      <w:r w:rsidR="003B77AE">
        <w:t>E = mg</w:t>
      </w:r>
    </w:p>
    <w:p w14:paraId="7E344B46" w14:textId="77777777" w:rsidR="003B77AE" w:rsidRDefault="003B77AE" w:rsidP="007A5AD5">
      <w:pPr>
        <w:jc w:val="center"/>
      </w:pPr>
      <w:r>
        <w:t>E = mg / q</w:t>
      </w:r>
    </w:p>
    <w:p w14:paraId="3738C6E6" w14:textId="77777777" w:rsidR="003B77AE" w:rsidRDefault="003B77AE" w:rsidP="007A5AD5">
      <w:pPr>
        <w:jc w:val="center"/>
      </w:pPr>
      <w:r>
        <w:t>E = (1.67 × 10⁻²⁷ × 9.8) / (1.6 × 10⁻¹⁹)</w:t>
      </w:r>
    </w:p>
    <w:p w14:paraId="183332CF" w14:textId="77777777" w:rsidR="003B77AE" w:rsidRDefault="003B77AE" w:rsidP="007A5AD5">
      <w:pPr>
        <w:jc w:val="center"/>
      </w:pPr>
      <w:r w:rsidRPr="007A5AD5">
        <w:rPr>
          <w:highlight w:val="lightGray"/>
        </w:rPr>
        <w:t>E = 1 × 10⁻⁷ N/C</w:t>
      </w:r>
    </w:p>
    <w:p w14:paraId="7F30ED16" w14:textId="77777777" w:rsidR="003B77AE" w:rsidRDefault="003B77AE" w:rsidP="003B77AE">
      <w:r>
        <w:t>Hence, the electric field E is directed against gravity.</w:t>
      </w:r>
    </w:p>
    <w:p w14:paraId="1304668C" w14:textId="77777777" w:rsidR="003B77AE" w:rsidRDefault="003B77AE" w:rsidP="003B77AE"/>
    <w:p w14:paraId="2ADEBE96" w14:textId="77777777" w:rsidR="003B77AE" w:rsidRPr="009B5668" w:rsidRDefault="003B77AE" w:rsidP="003B77AE">
      <w:pPr>
        <w:rPr>
          <w:b/>
          <w:bCs/>
          <w:i/>
          <w:iCs/>
          <w:sz w:val="28"/>
          <w:szCs w:val="28"/>
        </w:rPr>
      </w:pPr>
      <w:r w:rsidRPr="009B5668">
        <w:rPr>
          <w:b/>
          <w:bCs/>
          <w:i/>
          <w:iCs/>
          <w:sz w:val="28"/>
          <w:szCs w:val="28"/>
        </w:rPr>
        <w:t>P.2</w:t>
      </w:r>
    </w:p>
    <w:p w14:paraId="3E423D09" w14:textId="77777777" w:rsidR="003B77AE" w:rsidRDefault="003B77AE" w:rsidP="003B77AE">
      <w:r>
        <w:t>In an ionized He atom (one electron removed), the electron and nucleus are separated by 26.5 pm. What is the field due to the nucleus at the location of the electron?</w:t>
      </w:r>
    </w:p>
    <w:p w14:paraId="0E2C531F" w14:textId="77777777" w:rsidR="003B77AE" w:rsidRPr="009B5668" w:rsidRDefault="003B77AE" w:rsidP="003B77AE">
      <w:pPr>
        <w:rPr>
          <w:b/>
          <w:bCs/>
          <w:i/>
          <w:iCs/>
          <w:sz w:val="24"/>
          <w:szCs w:val="24"/>
        </w:rPr>
      </w:pPr>
      <w:r w:rsidRPr="009B5668">
        <w:rPr>
          <w:b/>
          <w:bCs/>
          <w:i/>
          <w:iCs/>
          <w:sz w:val="24"/>
          <w:szCs w:val="24"/>
        </w:rPr>
        <w:t>Solution:</w:t>
      </w:r>
    </w:p>
    <w:p w14:paraId="557D7F5D" w14:textId="77777777" w:rsidR="003B77AE" w:rsidRPr="009B5668" w:rsidRDefault="003B77AE" w:rsidP="003B77AE">
      <w:pPr>
        <w:rPr>
          <w:b/>
          <w:bCs/>
          <w:i/>
          <w:iCs/>
          <w:sz w:val="24"/>
          <w:szCs w:val="24"/>
        </w:rPr>
      </w:pPr>
      <w:r w:rsidRPr="009B5668">
        <w:rPr>
          <w:b/>
          <w:bCs/>
          <w:i/>
          <w:iCs/>
          <w:sz w:val="24"/>
          <w:szCs w:val="24"/>
        </w:rPr>
        <w:t>Data:</w:t>
      </w:r>
    </w:p>
    <w:p w14:paraId="4A8BE7FA" w14:textId="77777777" w:rsidR="003B77AE" w:rsidRDefault="003B77AE" w:rsidP="003B77AE">
      <w:r>
        <w:t>q′ = 2e = 2 × 1.6 × 10⁻¹⁹ C</w:t>
      </w:r>
    </w:p>
    <w:p w14:paraId="744F4FD0" w14:textId="77777777" w:rsidR="003B77AE" w:rsidRDefault="003B77AE" w:rsidP="003B77AE">
      <w:r>
        <w:t>r = 26.5 × 10⁻¹² m</w:t>
      </w:r>
    </w:p>
    <w:p w14:paraId="21B5D148" w14:textId="77777777" w:rsidR="003B77AE" w:rsidRDefault="003B77AE" w:rsidP="003B77AE">
      <w:r>
        <w:t>E =?</w:t>
      </w:r>
    </w:p>
    <w:p w14:paraId="572A6E3A" w14:textId="77777777" w:rsidR="003B77AE" w:rsidRPr="009B5668" w:rsidRDefault="003B77AE" w:rsidP="003B77AE">
      <w:pPr>
        <w:rPr>
          <w:b/>
          <w:bCs/>
          <w:i/>
          <w:iCs/>
          <w:sz w:val="24"/>
          <w:szCs w:val="24"/>
        </w:rPr>
      </w:pPr>
      <w:r w:rsidRPr="009B5668">
        <w:rPr>
          <w:b/>
          <w:bCs/>
          <w:i/>
          <w:iCs/>
          <w:sz w:val="24"/>
          <w:szCs w:val="24"/>
        </w:rPr>
        <w:t>Calculations:</w:t>
      </w:r>
    </w:p>
    <w:p w14:paraId="11D39452" w14:textId="77777777" w:rsidR="003B77AE" w:rsidRDefault="003B77AE" w:rsidP="007A5AD5">
      <w:pPr>
        <w:jc w:val="center"/>
      </w:pPr>
      <w:r>
        <w:t>E = k</w:t>
      </w:r>
      <w:r w:rsidR="009B5668">
        <w:t xml:space="preserve"> </w:t>
      </w:r>
      <w:r>
        <w:t>q / r²</w:t>
      </w:r>
    </w:p>
    <w:p w14:paraId="7CEDBAD1" w14:textId="77777777" w:rsidR="003B77AE" w:rsidRDefault="003B77AE" w:rsidP="007A5AD5">
      <w:pPr>
        <w:jc w:val="center"/>
      </w:pPr>
      <w:r>
        <w:t>E = (9 × 10⁹ × 2 × 1.6 × 10⁻¹⁹) / (26.5 × 10⁻¹²)</w:t>
      </w:r>
      <w:r w:rsidR="009B5668">
        <w:t xml:space="preserve"> </w:t>
      </w:r>
      <w:r>
        <w:t>²</w:t>
      </w:r>
    </w:p>
    <w:p w14:paraId="4724EA7F" w14:textId="77777777" w:rsidR="003B77AE" w:rsidRDefault="003B77AE" w:rsidP="007A5AD5">
      <w:pPr>
        <w:jc w:val="center"/>
      </w:pPr>
      <w:r w:rsidRPr="007A5AD5">
        <w:rPr>
          <w:highlight w:val="lightGray"/>
        </w:rPr>
        <w:t>E = 4.10 × 10¹² N/C</w:t>
      </w:r>
    </w:p>
    <w:p w14:paraId="6E44ECAA" w14:textId="77777777" w:rsidR="003B77AE" w:rsidRDefault="003B77AE" w:rsidP="003B77AE"/>
    <w:p w14:paraId="6538307D" w14:textId="77777777" w:rsidR="003B77AE" w:rsidRPr="009B5668" w:rsidRDefault="003B77AE" w:rsidP="003B77AE">
      <w:pPr>
        <w:rPr>
          <w:b/>
          <w:bCs/>
          <w:i/>
          <w:iCs/>
          <w:sz w:val="28"/>
          <w:szCs w:val="28"/>
        </w:rPr>
      </w:pPr>
      <w:r w:rsidRPr="009B5668">
        <w:rPr>
          <w:b/>
          <w:bCs/>
          <w:i/>
          <w:iCs/>
          <w:sz w:val="28"/>
          <w:szCs w:val="28"/>
        </w:rPr>
        <w:t>P.3</w:t>
      </w:r>
    </w:p>
    <w:p w14:paraId="37A919A1" w14:textId="77777777" w:rsidR="003B77AE" w:rsidRDefault="003B77AE" w:rsidP="003B77AE">
      <w:r>
        <w:t>A charge q₁ = +1.5 μ</w:t>
      </w:r>
      <w:r w:rsidR="009B5668">
        <w:t xml:space="preserve"> </w:t>
      </w:r>
      <w:r>
        <w:t>C and a charge q₂ = +2.3 μ</w:t>
      </w:r>
      <w:r w:rsidR="009B5668">
        <w:t xml:space="preserve"> </w:t>
      </w:r>
      <w:r>
        <w:t>C are placed along the x-axis. The first charge is at the origin and the second is at position x = L, where L = 13 cm. At what point P along the x-axis is the electric field zero?</w:t>
      </w:r>
    </w:p>
    <w:p w14:paraId="6D4916BE" w14:textId="77777777" w:rsidR="003B77AE" w:rsidRPr="00F272CF" w:rsidRDefault="003B77AE" w:rsidP="003B77AE">
      <w:pPr>
        <w:rPr>
          <w:b/>
          <w:bCs/>
          <w:i/>
          <w:iCs/>
          <w:sz w:val="24"/>
          <w:szCs w:val="24"/>
        </w:rPr>
      </w:pPr>
      <w:r w:rsidRPr="00F272CF">
        <w:rPr>
          <w:b/>
          <w:bCs/>
          <w:i/>
          <w:iCs/>
          <w:sz w:val="24"/>
          <w:szCs w:val="24"/>
        </w:rPr>
        <w:t>Solution:</w:t>
      </w:r>
    </w:p>
    <w:p w14:paraId="27FA6E63" w14:textId="77777777" w:rsidR="003B77AE" w:rsidRPr="009B5668" w:rsidRDefault="003B77AE" w:rsidP="003B77AE">
      <w:pPr>
        <w:rPr>
          <w:b/>
          <w:bCs/>
          <w:i/>
          <w:iCs/>
          <w:sz w:val="24"/>
          <w:szCs w:val="24"/>
        </w:rPr>
      </w:pPr>
      <w:r w:rsidRPr="009B5668">
        <w:rPr>
          <w:b/>
          <w:bCs/>
          <w:i/>
          <w:iCs/>
          <w:sz w:val="24"/>
          <w:szCs w:val="24"/>
        </w:rPr>
        <w:t>Data:</w:t>
      </w:r>
    </w:p>
    <w:p w14:paraId="4D698D14" w14:textId="77777777" w:rsidR="003B77AE" w:rsidRDefault="003B77AE" w:rsidP="003B77AE">
      <w:r>
        <w:t>q₁ = 1.5 μ</w:t>
      </w:r>
      <w:r w:rsidR="009B5668">
        <w:t xml:space="preserve"> </w:t>
      </w:r>
      <w:r>
        <w:t>C</w:t>
      </w:r>
    </w:p>
    <w:p w14:paraId="65560C2F" w14:textId="77777777" w:rsidR="003B77AE" w:rsidRDefault="003B77AE" w:rsidP="003B77AE">
      <w:r>
        <w:t>q₂ = 2.3 μ</w:t>
      </w:r>
      <w:r w:rsidR="009B5668">
        <w:t xml:space="preserve"> </w:t>
      </w:r>
      <w:r>
        <w:t>C</w:t>
      </w:r>
    </w:p>
    <w:p w14:paraId="311E51B3" w14:textId="77777777" w:rsidR="003B77AE" w:rsidRDefault="003B77AE" w:rsidP="003B77AE">
      <w:r>
        <w:t>L = 13 cm</w:t>
      </w:r>
    </w:p>
    <w:p w14:paraId="733105B5" w14:textId="77777777" w:rsidR="003B77AE" w:rsidRDefault="003B77AE" w:rsidP="003B77AE">
      <w:r>
        <w:t>x =? (zero field location)</w:t>
      </w:r>
    </w:p>
    <w:p w14:paraId="3AB4EE1C" w14:textId="77777777" w:rsidR="003B77AE" w:rsidRPr="009B5668" w:rsidRDefault="003B77AE" w:rsidP="003B77AE">
      <w:pPr>
        <w:rPr>
          <w:b/>
          <w:bCs/>
          <w:i/>
          <w:iCs/>
          <w:sz w:val="24"/>
          <w:szCs w:val="24"/>
        </w:rPr>
      </w:pPr>
      <w:r w:rsidRPr="009B5668">
        <w:rPr>
          <w:b/>
          <w:bCs/>
          <w:i/>
          <w:iCs/>
          <w:sz w:val="24"/>
          <w:szCs w:val="24"/>
        </w:rPr>
        <w:lastRenderedPageBreak/>
        <w:t>Calculations:</w:t>
      </w:r>
    </w:p>
    <w:p w14:paraId="4A1F7DAA" w14:textId="77777777" w:rsidR="003B77AE" w:rsidRDefault="003B77AE" w:rsidP="003B77AE">
      <w:r>
        <w:t>Electric field at P due to +q₁ charge:</w:t>
      </w:r>
    </w:p>
    <w:p w14:paraId="3524C643" w14:textId="77777777" w:rsidR="003B77AE" w:rsidRDefault="003B77AE" w:rsidP="007A5AD5">
      <w:pPr>
        <w:jc w:val="center"/>
      </w:pPr>
      <w:r>
        <w:t>E₁ = k</w:t>
      </w:r>
      <w:r w:rsidR="002633AD">
        <w:t xml:space="preserve"> </w:t>
      </w:r>
      <w:r>
        <w:t>q₁ / x²</w:t>
      </w:r>
    </w:p>
    <w:p w14:paraId="5ED6DA92" w14:textId="77777777" w:rsidR="003B77AE" w:rsidRDefault="003B77AE" w:rsidP="003B77AE">
      <w:r>
        <w:t>Electric field at P due to +q₂ charge:</w:t>
      </w:r>
    </w:p>
    <w:p w14:paraId="738BF1E5" w14:textId="77777777" w:rsidR="003B77AE" w:rsidRDefault="003B77AE" w:rsidP="007A5AD5">
      <w:pPr>
        <w:jc w:val="center"/>
      </w:pPr>
      <w:r>
        <w:t>E₂ = k</w:t>
      </w:r>
      <w:r w:rsidR="009B5668">
        <w:t xml:space="preserve"> </w:t>
      </w:r>
      <w:r>
        <w:t>q₂ / (L − x)</w:t>
      </w:r>
      <w:r w:rsidR="009B5668">
        <w:t xml:space="preserve"> </w:t>
      </w:r>
      <w:r>
        <w:t>²</w:t>
      </w:r>
    </w:p>
    <w:p w14:paraId="5ACBDCBE" w14:textId="77777777" w:rsidR="003B77AE" w:rsidRDefault="003B77AE" w:rsidP="003B77AE">
      <w:r>
        <w:t>For zero field location,</w:t>
      </w:r>
    </w:p>
    <w:p w14:paraId="59E05D48" w14:textId="77777777" w:rsidR="003B77AE" w:rsidRDefault="003B77AE" w:rsidP="007A5AD5">
      <w:pPr>
        <w:jc w:val="center"/>
      </w:pPr>
      <w:r>
        <w:t>E₁ = E₂</w:t>
      </w:r>
    </w:p>
    <w:p w14:paraId="0F678174" w14:textId="77777777" w:rsidR="003B77AE" w:rsidRDefault="009B5668" w:rsidP="007A5AD5">
      <w:pPr>
        <w:jc w:val="center"/>
      </w:pPr>
      <w:r>
        <w:t xml:space="preserve">K </w:t>
      </w:r>
      <w:r w:rsidR="003B77AE">
        <w:t>q₁ / x² = k</w:t>
      </w:r>
      <w:r>
        <w:t xml:space="preserve"> </w:t>
      </w:r>
      <w:r w:rsidR="003B77AE">
        <w:t>q₂ / (L − x)</w:t>
      </w:r>
      <w:r>
        <w:t xml:space="preserve"> </w:t>
      </w:r>
      <w:r w:rsidR="003B77AE">
        <w:t>²</w:t>
      </w:r>
    </w:p>
    <w:p w14:paraId="10DE0101" w14:textId="77777777" w:rsidR="003B77AE" w:rsidRDefault="003B77AE" w:rsidP="007A5AD5">
      <w:pPr>
        <w:jc w:val="center"/>
      </w:pPr>
      <w:r>
        <w:t>1.5 / x² = 2.3 / (13 − x)</w:t>
      </w:r>
      <w:r w:rsidR="009B5668">
        <w:t xml:space="preserve"> </w:t>
      </w:r>
      <w:r>
        <w:t>²</w:t>
      </w:r>
    </w:p>
    <w:p w14:paraId="2FD9503E" w14:textId="77777777" w:rsidR="003B77AE" w:rsidRDefault="003B77AE" w:rsidP="007A5AD5">
      <w:pPr>
        <w:jc w:val="center"/>
      </w:pPr>
      <w:r>
        <w:t xml:space="preserve">(13 </w:t>
      </w:r>
      <w:r w:rsidR="009B5668">
        <w:t>–</w:t>
      </w:r>
      <w:r>
        <w:t xml:space="preserve"> x</w:t>
      </w:r>
      <w:r w:rsidR="009B5668">
        <w:t xml:space="preserve">) </w:t>
      </w:r>
      <w:r>
        <w:t>x² = 2.3 / 1.5</w:t>
      </w:r>
    </w:p>
    <w:p w14:paraId="3EE81BF0" w14:textId="77777777" w:rsidR="003B77AE" w:rsidRDefault="003B77AE" w:rsidP="007A5AD5">
      <w:pPr>
        <w:jc w:val="center"/>
      </w:pPr>
      <w:r>
        <w:t>13 − x = 1.23x</w:t>
      </w:r>
    </w:p>
    <w:p w14:paraId="69848F9D" w14:textId="77777777" w:rsidR="003B77AE" w:rsidRDefault="003B77AE" w:rsidP="007A5AD5">
      <w:pPr>
        <w:jc w:val="center"/>
      </w:pPr>
      <w:r>
        <w:t>2.23x = 13</w:t>
      </w:r>
    </w:p>
    <w:p w14:paraId="1D867A8A" w14:textId="77777777" w:rsidR="003B77AE" w:rsidRDefault="003B77AE" w:rsidP="007A5AD5">
      <w:pPr>
        <w:jc w:val="center"/>
      </w:pPr>
      <w:r w:rsidRPr="009B5668">
        <w:rPr>
          <w:highlight w:val="lightGray"/>
        </w:rPr>
        <w:t>x = 13 / 2.23 = 5.8 cm</w:t>
      </w:r>
    </w:p>
    <w:p w14:paraId="4B17C750" w14:textId="77777777" w:rsidR="003B77AE" w:rsidRDefault="003B77AE" w:rsidP="003B77AE"/>
    <w:p w14:paraId="6A463754" w14:textId="77777777" w:rsidR="003B77AE" w:rsidRPr="009B5668" w:rsidRDefault="003B77AE" w:rsidP="003B77AE">
      <w:pPr>
        <w:rPr>
          <w:b/>
          <w:bCs/>
          <w:i/>
          <w:iCs/>
          <w:sz w:val="28"/>
          <w:szCs w:val="28"/>
        </w:rPr>
      </w:pPr>
      <w:r w:rsidRPr="009B5668">
        <w:rPr>
          <w:b/>
          <w:bCs/>
          <w:i/>
          <w:iCs/>
          <w:sz w:val="28"/>
          <w:szCs w:val="28"/>
        </w:rPr>
        <w:t>P.4</w:t>
      </w:r>
    </w:p>
    <w:p w14:paraId="22C5879B" w14:textId="77777777" w:rsidR="003B77AE" w:rsidRDefault="003B77AE" w:rsidP="003B77AE">
      <w:r>
        <w:t>A molecule of water vapo</w:t>
      </w:r>
      <w:r w:rsidR="009B5668">
        <w:t>r</w:t>
      </w:r>
      <w:r>
        <w:t xml:space="preserve"> has an electric dipole moment P = 6.2 × 10⁻³⁰ C·</w:t>
      </w:r>
      <w:r w:rsidR="002633AD">
        <w:t xml:space="preserve"> </w:t>
      </w:r>
      <w:r>
        <w:t>m.</w:t>
      </w:r>
    </w:p>
    <w:p w14:paraId="0EF002FA" w14:textId="77777777" w:rsidR="003B77AE" w:rsidRDefault="003B77AE" w:rsidP="003B77AE">
      <w:r>
        <w:t>(a) How far apart are the effective centers of positive and negative charge in a molecule of H₂O?</w:t>
      </w:r>
    </w:p>
    <w:p w14:paraId="28AEF71B" w14:textId="77777777" w:rsidR="003B77AE" w:rsidRDefault="003B77AE" w:rsidP="003B77AE">
      <w:r>
        <w:t>(b) What is the maximum torque on a molecule of H₂O in an electric field of 1.5 × 10⁴ N/C?</w:t>
      </w:r>
    </w:p>
    <w:p w14:paraId="5B4A88D2" w14:textId="77777777" w:rsidR="003B77AE" w:rsidRDefault="003B77AE" w:rsidP="003B77AE">
      <w:r>
        <w:t>(c) Suppose that the dipole moment of a molecule of H₂O is initially pointing opposite to the field. How much work is done by the electric field in rotating the molecule into alignment with the field?</w:t>
      </w:r>
    </w:p>
    <w:p w14:paraId="556FBB1A" w14:textId="77777777" w:rsidR="003B77AE" w:rsidRPr="009B5668" w:rsidRDefault="003B77AE" w:rsidP="003B77AE">
      <w:pPr>
        <w:rPr>
          <w:b/>
          <w:bCs/>
          <w:i/>
          <w:iCs/>
          <w:sz w:val="24"/>
          <w:szCs w:val="24"/>
        </w:rPr>
      </w:pPr>
      <w:r w:rsidRPr="009B5668">
        <w:rPr>
          <w:b/>
          <w:bCs/>
          <w:i/>
          <w:iCs/>
          <w:sz w:val="24"/>
          <w:szCs w:val="24"/>
        </w:rPr>
        <w:t>Solution:</w:t>
      </w:r>
    </w:p>
    <w:p w14:paraId="3A69B3FB" w14:textId="77777777" w:rsidR="003B77AE" w:rsidRPr="009B5668" w:rsidRDefault="003B77AE" w:rsidP="003B77AE">
      <w:pPr>
        <w:rPr>
          <w:b/>
          <w:bCs/>
          <w:i/>
          <w:iCs/>
          <w:sz w:val="24"/>
          <w:szCs w:val="24"/>
        </w:rPr>
      </w:pPr>
      <w:r w:rsidRPr="009B5668">
        <w:rPr>
          <w:b/>
          <w:bCs/>
          <w:i/>
          <w:iCs/>
          <w:sz w:val="24"/>
          <w:szCs w:val="24"/>
        </w:rPr>
        <w:t>Data:</w:t>
      </w:r>
    </w:p>
    <w:p w14:paraId="042A6E5E" w14:textId="77777777" w:rsidR="003B77AE" w:rsidRDefault="003B77AE" w:rsidP="003B77AE">
      <w:r>
        <w:t>No. of electrons in H₂O = 10</w:t>
      </w:r>
    </w:p>
    <w:p w14:paraId="6AD8B8E1" w14:textId="77777777" w:rsidR="003B77AE" w:rsidRDefault="003B77AE" w:rsidP="003B77AE">
      <w:r>
        <w:t>q = 10 × 1.6 × 10⁻¹⁹ C</w:t>
      </w:r>
    </w:p>
    <w:p w14:paraId="17397A70" w14:textId="77777777" w:rsidR="003B77AE" w:rsidRDefault="003B77AE" w:rsidP="003B77AE">
      <w:r>
        <w:t>p = 6.2 × 10⁻³⁰ C·</w:t>
      </w:r>
      <w:r w:rsidR="009B5668">
        <w:t xml:space="preserve"> </w:t>
      </w:r>
      <w:r>
        <w:t>m</w:t>
      </w:r>
    </w:p>
    <w:p w14:paraId="131AE758" w14:textId="77777777" w:rsidR="003B77AE" w:rsidRDefault="003B77AE" w:rsidP="003B77AE">
      <w:r>
        <w:t>E = 1.5 × 10⁴ N/C</w:t>
      </w:r>
    </w:p>
    <w:p w14:paraId="0A29C77B" w14:textId="77777777" w:rsidR="003B77AE" w:rsidRDefault="003B77AE" w:rsidP="003B77AE">
      <w:r>
        <w:t>(a) d =? (b) τ</w:t>
      </w:r>
      <w:r>
        <w:rPr>
          <w:rFonts w:ascii="Cambria Math" w:hAnsi="Cambria Math" w:cs="Cambria Math"/>
        </w:rPr>
        <w:t>ₘ</w:t>
      </w:r>
      <w:r>
        <w:rPr>
          <w:rFonts w:ascii="Calibri" w:hAnsi="Calibri" w:cs="Calibri"/>
        </w:rPr>
        <w:t>ₐₓ</w:t>
      </w:r>
      <w:r>
        <w:t xml:space="preserve"> =? (c) W =?</w:t>
      </w:r>
    </w:p>
    <w:p w14:paraId="7FD6691C" w14:textId="77777777" w:rsidR="003B77AE" w:rsidRPr="009B5668" w:rsidRDefault="003B77AE" w:rsidP="003B77AE">
      <w:pPr>
        <w:rPr>
          <w:b/>
          <w:bCs/>
          <w:i/>
          <w:iCs/>
          <w:sz w:val="24"/>
          <w:szCs w:val="24"/>
        </w:rPr>
      </w:pPr>
      <w:r w:rsidRPr="009B5668">
        <w:rPr>
          <w:b/>
          <w:bCs/>
          <w:i/>
          <w:iCs/>
          <w:sz w:val="24"/>
          <w:szCs w:val="24"/>
        </w:rPr>
        <w:t>Calculations:</w:t>
      </w:r>
    </w:p>
    <w:p w14:paraId="5F8B568C" w14:textId="434EF395" w:rsidR="003B77AE" w:rsidRDefault="003B77AE" w:rsidP="007A5AD5">
      <w:r w:rsidRPr="009B5668">
        <w:rPr>
          <w:b/>
          <w:bCs/>
        </w:rPr>
        <w:t>(a)</w:t>
      </w:r>
      <w:r w:rsidR="0003442D">
        <w:rPr>
          <w:b/>
          <w:bCs/>
        </w:rPr>
        <w:t xml:space="preserve">  </w:t>
      </w:r>
      <w:r w:rsidR="007A5AD5">
        <w:rPr>
          <w:b/>
          <w:bCs/>
        </w:rPr>
        <w:t xml:space="preserve"> </w:t>
      </w:r>
      <w:r>
        <w:t>p = q</w:t>
      </w:r>
      <w:r w:rsidR="009B5668">
        <w:t xml:space="preserve"> </w:t>
      </w:r>
      <w:r>
        <w:t>d</w:t>
      </w:r>
    </w:p>
    <w:p w14:paraId="7F8430F7" w14:textId="77777777" w:rsidR="003B77AE" w:rsidRDefault="003B77AE" w:rsidP="00E125A9">
      <w:pPr>
        <w:jc w:val="center"/>
      </w:pPr>
      <w:r>
        <w:t>6.2 × 10⁻³⁰ = 10 × 1.6 × 10⁻¹⁹ × d</w:t>
      </w:r>
    </w:p>
    <w:p w14:paraId="0D577A74" w14:textId="77777777" w:rsidR="003B77AE" w:rsidRDefault="003B77AE" w:rsidP="00E125A9">
      <w:pPr>
        <w:jc w:val="center"/>
      </w:pPr>
      <w:r w:rsidRPr="009B5668">
        <w:rPr>
          <w:highlight w:val="lightGray"/>
        </w:rPr>
        <w:t>d = 3.9 × 10⁻¹² m</w:t>
      </w:r>
    </w:p>
    <w:p w14:paraId="70017E64" w14:textId="77777777" w:rsidR="003B77AE" w:rsidRDefault="003B77AE" w:rsidP="0003442D">
      <w:r w:rsidRPr="009B5668">
        <w:rPr>
          <w:b/>
          <w:bCs/>
        </w:rPr>
        <w:lastRenderedPageBreak/>
        <w:t>(b) </w:t>
      </w:r>
      <w:r>
        <w:t>θ = 90°</w:t>
      </w:r>
    </w:p>
    <w:p w14:paraId="045AC2C2" w14:textId="77777777" w:rsidR="003B77AE" w:rsidRDefault="003B77AE" w:rsidP="00E125A9">
      <w:pPr>
        <w:jc w:val="center"/>
      </w:pPr>
      <w:r>
        <w:t>τ</w:t>
      </w:r>
      <w:r>
        <w:rPr>
          <w:rFonts w:ascii="Cambria Math" w:hAnsi="Cambria Math" w:cs="Cambria Math"/>
        </w:rPr>
        <w:t>ₘ</w:t>
      </w:r>
      <w:r>
        <w:rPr>
          <w:rFonts w:ascii="Calibri" w:hAnsi="Calibri" w:cs="Calibri"/>
        </w:rPr>
        <w:t>ₐₓ</w:t>
      </w:r>
      <w:r>
        <w:t xml:space="preserve"> = p</w:t>
      </w:r>
      <w:r w:rsidR="002633AD">
        <w:t xml:space="preserve"> </w:t>
      </w:r>
      <w:r>
        <w:t>E sin</w:t>
      </w:r>
      <w:r w:rsidR="002633AD">
        <w:t xml:space="preserve"> </w:t>
      </w:r>
      <w:r>
        <w:rPr>
          <w:rFonts w:ascii="Calibri" w:hAnsi="Calibri" w:cs="Calibri"/>
        </w:rPr>
        <w:t>θ</w:t>
      </w:r>
    </w:p>
    <w:p w14:paraId="28EE4CD7" w14:textId="77777777" w:rsidR="003B77AE" w:rsidRDefault="003B77AE" w:rsidP="00E125A9">
      <w:pPr>
        <w:jc w:val="center"/>
      </w:pPr>
      <w:r>
        <w:t>τ</w:t>
      </w:r>
      <w:r>
        <w:rPr>
          <w:rFonts w:ascii="Cambria Math" w:hAnsi="Cambria Math" w:cs="Cambria Math"/>
        </w:rPr>
        <w:t>ₘ</w:t>
      </w:r>
      <w:r>
        <w:rPr>
          <w:rFonts w:ascii="Calibri" w:hAnsi="Calibri" w:cs="Calibri"/>
        </w:rPr>
        <w:t>ₐₓ</w:t>
      </w:r>
      <w:r>
        <w:t xml:space="preserve"> = 6.2 </w:t>
      </w:r>
      <w:r>
        <w:rPr>
          <w:rFonts w:ascii="Calibri" w:hAnsi="Calibri" w:cs="Calibri"/>
        </w:rPr>
        <w:t>×</w:t>
      </w:r>
      <w:r>
        <w:t xml:space="preserve"> 10</w:t>
      </w:r>
      <w:r>
        <w:rPr>
          <w:rFonts w:ascii="Calibri" w:hAnsi="Calibri" w:cs="Calibri"/>
        </w:rPr>
        <w:t>⁻³⁰</w:t>
      </w:r>
      <w:r>
        <w:t xml:space="preserve"> </w:t>
      </w:r>
      <w:r>
        <w:rPr>
          <w:rFonts w:ascii="Calibri" w:hAnsi="Calibri" w:cs="Calibri"/>
        </w:rPr>
        <w:t>×</w:t>
      </w:r>
      <w:r>
        <w:t xml:space="preserve"> 1.5 </w:t>
      </w:r>
      <w:r>
        <w:rPr>
          <w:rFonts w:ascii="Calibri" w:hAnsi="Calibri" w:cs="Calibri"/>
        </w:rPr>
        <w:t>×</w:t>
      </w:r>
      <w:r>
        <w:t xml:space="preserve"> 10</w:t>
      </w:r>
      <w:r>
        <w:rPr>
          <w:rFonts w:ascii="Calibri" w:hAnsi="Calibri" w:cs="Calibri"/>
        </w:rPr>
        <w:t>⁴</w:t>
      </w:r>
      <w:r>
        <w:t xml:space="preserve"> </w:t>
      </w:r>
      <w:r>
        <w:rPr>
          <w:rFonts w:ascii="Calibri" w:hAnsi="Calibri" w:cs="Calibri"/>
        </w:rPr>
        <w:t>×</w:t>
      </w:r>
      <w:r>
        <w:t xml:space="preserve"> sin90</w:t>
      </w:r>
      <w:r>
        <w:rPr>
          <w:rFonts w:ascii="Calibri" w:hAnsi="Calibri" w:cs="Calibri"/>
        </w:rPr>
        <w:t>°</w:t>
      </w:r>
    </w:p>
    <w:p w14:paraId="5906AF11" w14:textId="77777777" w:rsidR="003B77AE" w:rsidRDefault="003B77AE" w:rsidP="00E125A9">
      <w:pPr>
        <w:jc w:val="center"/>
      </w:pPr>
      <w:r w:rsidRPr="009B5668">
        <w:rPr>
          <w:highlight w:val="lightGray"/>
        </w:rPr>
        <w:t>τ</w:t>
      </w:r>
      <w:r w:rsidRPr="009B5668">
        <w:rPr>
          <w:rFonts w:ascii="Cambria Math" w:hAnsi="Cambria Math" w:cs="Cambria Math"/>
          <w:highlight w:val="lightGray"/>
        </w:rPr>
        <w:t>ₘ</w:t>
      </w:r>
      <w:r w:rsidRPr="009B5668">
        <w:rPr>
          <w:rFonts w:ascii="Calibri" w:hAnsi="Calibri" w:cs="Calibri"/>
          <w:highlight w:val="lightGray"/>
        </w:rPr>
        <w:t>ₐₓ</w:t>
      </w:r>
      <w:r w:rsidRPr="009B5668">
        <w:rPr>
          <w:highlight w:val="lightGray"/>
        </w:rPr>
        <w:t xml:space="preserve"> = 9.3 </w:t>
      </w:r>
      <w:r w:rsidRPr="009B5668">
        <w:rPr>
          <w:rFonts w:ascii="Calibri" w:hAnsi="Calibri" w:cs="Calibri"/>
          <w:highlight w:val="lightGray"/>
        </w:rPr>
        <w:t>×</w:t>
      </w:r>
      <w:r w:rsidRPr="009B5668">
        <w:rPr>
          <w:highlight w:val="lightGray"/>
        </w:rPr>
        <w:t xml:space="preserve"> 10</w:t>
      </w:r>
      <w:r w:rsidRPr="009B5668">
        <w:rPr>
          <w:rFonts w:ascii="Calibri" w:hAnsi="Calibri" w:cs="Calibri"/>
          <w:highlight w:val="lightGray"/>
        </w:rPr>
        <w:t>⁻²⁶</w:t>
      </w:r>
      <w:r w:rsidRPr="009B5668">
        <w:rPr>
          <w:highlight w:val="lightGray"/>
        </w:rPr>
        <w:t xml:space="preserve"> N</w:t>
      </w:r>
      <w:r w:rsidR="002633AD">
        <w:rPr>
          <w:highlight w:val="lightGray"/>
        </w:rPr>
        <w:t xml:space="preserve"> </w:t>
      </w:r>
      <w:r w:rsidRPr="009B5668">
        <w:rPr>
          <w:rFonts w:ascii="Calibri" w:hAnsi="Calibri" w:cs="Calibri"/>
          <w:highlight w:val="lightGray"/>
        </w:rPr>
        <w:t>·</w:t>
      </w:r>
      <w:r w:rsidRPr="009B5668">
        <w:rPr>
          <w:highlight w:val="lightGray"/>
        </w:rPr>
        <w:t>m</w:t>
      </w:r>
    </w:p>
    <w:p w14:paraId="70770CA5" w14:textId="77777777" w:rsidR="003B77AE" w:rsidRDefault="003B77AE" w:rsidP="003B77AE">
      <w:r w:rsidRPr="009B5668">
        <w:rPr>
          <w:b/>
          <w:bCs/>
        </w:rPr>
        <w:t>(c) </w:t>
      </w:r>
      <w:r>
        <w:t>From θ₀ = 180° to θ = 0°</w:t>
      </w:r>
    </w:p>
    <w:p w14:paraId="222CFE3E" w14:textId="77777777" w:rsidR="003B77AE" w:rsidRDefault="003B77AE" w:rsidP="00E125A9">
      <w:pPr>
        <w:jc w:val="center"/>
      </w:pPr>
      <w:r>
        <w:t>W = p</w:t>
      </w:r>
      <w:r w:rsidR="002633AD">
        <w:t xml:space="preserve"> </w:t>
      </w:r>
      <w:r>
        <w:t>E (cos</w:t>
      </w:r>
      <w:r w:rsidR="002633AD">
        <w:t xml:space="preserve"> </w:t>
      </w:r>
      <w:r>
        <w:t xml:space="preserve">θ </w:t>
      </w:r>
      <w:r w:rsidR="002633AD">
        <w:t>–</w:t>
      </w:r>
      <w:r>
        <w:t xml:space="preserve"> cos</w:t>
      </w:r>
      <w:r w:rsidR="002633AD">
        <w:t xml:space="preserve"> </w:t>
      </w:r>
      <w:r>
        <w:t>θ₀)</w:t>
      </w:r>
    </w:p>
    <w:p w14:paraId="3322645F" w14:textId="77777777" w:rsidR="003B77AE" w:rsidRDefault="003B77AE" w:rsidP="00E125A9">
      <w:pPr>
        <w:jc w:val="center"/>
      </w:pPr>
      <w:r>
        <w:t>W = 6.2 × 10⁻³⁰ × 1.5 × 10⁴ (cos0° − cos180°)</w:t>
      </w:r>
    </w:p>
    <w:p w14:paraId="49714DCE" w14:textId="77777777" w:rsidR="003B77AE" w:rsidRDefault="003B77AE" w:rsidP="00E125A9">
      <w:pPr>
        <w:jc w:val="center"/>
      </w:pPr>
      <w:r w:rsidRPr="009B5668">
        <w:rPr>
          <w:highlight w:val="lightGray"/>
        </w:rPr>
        <w:t>W = 1.9 × 10⁻²⁵ J</w:t>
      </w:r>
    </w:p>
    <w:p w14:paraId="1AC2A1A5" w14:textId="77777777" w:rsidR="003B77AE" w:rsidRDefault="003B77AE" w:rsidP="003B77AE"/>
    <w:p w14:paraId="5815421A" w14:textId="04726D4C" w:rsidR="003B77AE" w:rsidRDefault="000E0DE2" w:rsidP="003B77AE">
      <w:r>
        <w:rPr>
          <w:noProof/>
        </w:rPr>
        <mc:AlternateContent>
          <mc:Choice Requires="wps">
            <w:drawing>
              <wp:anchor distT="0" distB="0" distL="114300" distR="114300" simplePos="0" relativeHeight="251658263" behindDoc="0" locked="0" layoutInCell="1" allowOverlap="1" wp14:anchorId="1CD92415" wp14:editId="2FFCAE9F">
                <wp:simplePos x="0" y="0"/>
                <wp:positionH relativeFrom="column">
                  <wp:posOffset>0</wp:posOffset>
                </wp:positionH>
                <wp:positionV relativeFrom="paragraph">
                  <wp:posOffset>0</wp:posOffset>
                </wp:positionV>
                <wp:extent cx="6686550" cy="676275"/>
                <wp:effectExtent l="0" t="0" r="19050" b="28575"/>
                <wp:wrapSquare wrapText="bothSides"/>
                <wp:docPr id="1567843490" name="Scroll: Horizontal 73"/>
                <wp:cNvGraphicFramePr/>
                <a:graphic xmlns:a="http://schemas.openxmlformats.org/drawingml/2006/main">
                  <a:graphicData uri="http://schemas.microsoft.com/office/word/2010/wordprocessingShape">
                    <wps:wsp>
                      <wps:cNvSpPr/>
                      <wps:spPr>
                        <a:xfrm>
                          <a:off x="0" y="0"/>
                          <a:ext cx="6686550" cy="6762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F69ADD" w14:textId="77777777" w:rsidR="00746325" w:rsidRPr="00746325" w:rsidRDefault="00746325" w:rsidP="00746325">
                            <w:pPr>
                              <w:jc w:val="center"/>
                              <w:rPr>
                                <w:b/>
                                <w:bCs/>
                                <w:i/>
                                <w:iCs/>
                                <w:sz w:val="40"/>
                                <w:szCs w:val="40"/>
                              </w:rPr>
                            </w:pPr>
                            <w:r w:rsidRPr="00746325">
                              <w:rPr>
                                <w:b/>
                                <w:bCs/>
                                <w:i/>
                                <w:iCs/>
                                <w:sz w:val="40"/>
                                <w:szCs w:val="40"/>
                              </w:rPr>
                              <w:t>EXERCISE PROBLEMS</w:t>
                            </w:r>
                          </w:p>
                          <w:p w14:paraId="4383CC59" w14:textId="77777777" w:rsidR="00746325" w:rsidRDefault="00746325" w:rsidP="007463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D92415" id="Scroll: Horizontal 73" o:spid="_x0000_s1047" type="#_x0000_t98" style="position:absolute;margin-left:0;margin-top:0;width:526.5pt;height:53.25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" fillcolor="black [3213]" strokecolor="#09101d [484]" strokeweight="1pt">
                <v:stroke joinstyle="miter"/>
                <v:textbox>
                  <w:txbxContent>
                    <w:p w14:paraId="58F69ADD" w14:textId="77777777" w:rsidR="00746325" w:rsidRPr="00746325" w:rsidRDefault="00746325" w:rsidP="00746325">
                      <w:pPr>
                        <w:jc w:val="center"/>
                        <w:rPr>
                          <w:b/>
                          <w:bCs/>
                          <w:i/>
                          <w:iCs/>
                          <w:sz w:val="40"/>
                          <w:szCs w:val="40"/>
                        </w:rPr>
                      </w:pPr>
                      <w:r w:rsidRPr="00746325">
                        <w:rPr>
                          <w:b/>
                          <w:bCs/>
                          <w:i/>
                          <w:iCs/>
                          <w:sz w:val="40"/>
                          <w:szCs w:val="40"/>
                        </w:rPr>
                        <w:t>EXERCISE PROBLEMS</w:t>
                      </w:r>
                    </w:p>
                    <w:p w14:paraId="4383CC59" w14:textId="77777777" w:rsidR="00746325" w:rsidRDefault="00746325" w:rsidP="00746325">
                      <w:pPr>
                        <w:jc w:val="center"/>
                      </w:pPr>
                    </w:p>
                  </w:txbxContent>
                </v:textbox>
                <w10:wrap type="square"/>
              </v:shape>
            </w:pict>
          </mc:Fallback>
        </mc:AlternateContent>
      </w:r>
    </w:p>
    <w:p w14:paraId="4295D096" w14:textId="05435DCE" w:rsidR="003B77AE" w:rsidRPr="009B5668" w:rsidRDefault="003B77AE" w:rsidP="003B77AE">
      <w:pPr>
        <w:rPr>
          <w:b/>
          <w:bCs/>
          <w:i/>
          <w:iCs/>
          <w:sz w:val="28"/>
          <w:szCs w:val="28"/>
        </w:rPr>
      </w:pPr>
      <w:r w:rsidRPr="009B5668">
        <w:rPr>
          <w:b/>
          <w:bCs/>
          <w:i/>
          <w:iCs/>
          <w:sz w:val="28"/>
          <w:szCs w:val="28"/>
        </w:rPr>
        <w:t>P.1</w:t>
      </w:r>
    </w:p>
    <w:p w14:paraId="086FEEFA" w14:textId="6547A044" w:rsidR="003B77AE" w:rsidRDefault="003B77AE" w:rsidP="003B77AE">
      <w:r>
        <w:t>An electron is accelerated eastward at 1.84 × 10⁹ m/s² by an electric field. Determine the magnitude and direction of the electric field.</w:t>
      </w:r>
    </w:p>
    <w:p w14:paraId="492F9030" w14:textId="5DBFD663" w:rsidR="003B77AE" w:rsidRPr="009B5668" w:rsidRDefault="003B77AE" w:rsidP="003B77AE">
      <w:pPr>
        <w:rPr>
          <w:b/>
          <w:bCs/>
          <w:i/>
          <w:iCs/>
          <w:sz w:val="24"/>
          <w:szCs w:val="24"/>
        </w:rPr>
      </w:pPr>
      <w:r w:rsidRPr="009B5668">
        <w:rPr>
          <w:b/>
          <w:bCs/>
          <w:i/>
          <w:iCs/>
          <w:sz w:val="24"/>
          <w:szCs w:val="24"/>
        </w:rPr>
        <w:t>Solution:</w:t>
      </w:r>
    </w:p>
    <w:p w14:paraId="40BB5116" w14:textId="48C23673" w:rsidR="003B77AE" w:rsidRPr="009B5668" w:rsidRDefault="003B77AE" w:rsidP="003B77AE">
      <w:pPr>
        <w:rPr>
          <w:b/>
          <w:bCs/>
          <w:i/>
          <w:iCs/>
          <w:sz w:val="24"/>
          <w:szCs w:val="24"/>
        </w:rPr>
      </w:pPr>
      <w:r w:rsidRPr="009B5668">
        <w:rPr>
          <w:b/>
          <w:bCs/>
          <w:i/>
          <w:iCs/>
          <w:sz w:val="24"/>
          <w:szCs w:val="24"/>
        </w:rPr>
        <w:t>Data:</w:t>
      </w:r>
    </w:p>
    <w:p w14:paraId="6D22960D" w14:textId="653CAC4F" w:rsidR="003B77AE" w:rsidRDefault="003B77AE" w:rsidP="00F272CF">
      <w:r>
        <w:t>a = 1.84 × 10⁹ m/s²</w:t>
      </w:r>
    </w:p>
    <w:p w14:paraId="62E3617D" w14:textId="40852A0D" w:rsidR="003B77AE" w:rsidRDefault="003B77AE" w:rsidP="00F272CF">
      <w:r>
        <w:t>q = 1.6 × 10⁻¹⁹ C</w:t>
      </w:r>
    </w:p>
    <w:p w14:paraId="481FE07C" w14:textId="175D8626" w:rsidR="003B77AE" w:rsidRDefault="003B77AE" w:rsidP="00F272CF">
      <w:r>
        <w:t>m = 9.1 × 10⁻³¹ kg</w:t>
      </w:r>
    </w:p>
    <w:p w14:paraId="09F3DA5B" w14:textId="42BCFC48" w:rsidR="003B77AE" w:rsidRDefault="003B77AE" w:rsidP="00F272CF">
      <w:r>
        <w:t>E =?</w:t>
      </w:r>
    </w:p>
    <w:p w14:paraId="6B0C7859" w14:textId="5E9239CF" w:rsidR="003B77AE" w:rsidRPr="009B5668" w:rsidRDefault="003B77AE" w:rsidP="003B77AE">
      <w:pPr>
        <w:rPr>
          <w:b/>
          <w:bCs/>
          <w:i/>
          <w:iCs/>
          <w:sz w:val="24"/>
          <w:szCs w:val="24"/>
        </w:rPr>
      </w:pPr>
      <w:r w:rsidRPr="009B5668">
        <w:rPr>
          <w:b/>
          <w:bCs/>
          <w:i/>
          <w:iCs/>
          <w:sz w:val="24"/>
          <w:szCs w:val="24"/>
        </w:rPr>
        <w:t>Calculations:</w:t>
      </w:r>
    </w:p>
    <w:p w14:paraId="5871DD60" w14:textId="37137D78" w:rsidR="003B77AE" w:rsidRDefault="003B77AE" w:rsidP="0003442D">
      <w:pPr>
        <w:jc w:val="center"/>
      </w:pPr>
      <w:r>
        <w:t>E = F / q = ma / q</w:t>
      </w:r>
    </w:p>
    <w:p w14:paraId="23468D35" w14:textId="53C7CE21" w:rsidR="003B77AE" w:rsidRDefault="003B77AE" w:rsidP="0003442D">
      <w:pPr>
        <w:jc w:val="center"/>
      </w:pPr>
      <w:r>
        <w:t>E = (9.1 × 10⁻³¹ × 1.84 × 10⁹) / (1.6 × 10⁻¹⁹)</w:t>
      </w:r>
    </w:p>
    <w:p w14:paraId="64A40238" w14:textId="17E9B7F4" w:rsidR="003B77AE" w:rsidRDefault="003B77AE" w:rsidP="0003442D">
      <w:pPr>
        <w:jc w:val="center"/>
      </w:pPr>
      <w:r w:rsidRPr="009B5668">
        <w:rPr>
          <w:highlight w:val="lightGray"/>
        </w:rPr>
        <w:t>E = 0.01 N/C</w:t>
      </w:r>
    </w:p>
    <w:p w14:paraId="02F601A1" w14:textId="562342C0" w:rsidR="003B77AE" w:rsidRDefault="003B77AE" w:rsidP="003B77AE">
      <w:r>
        <w:t>E is directed westward (opposite to electron’s acceleration).</w:t>
      </w:r>
    </w:p>
    <w:p w14:paraId="32A92474" w14:textId="2D5A0D73" w:rsidR="003B77AE" w:rsidRDefault="003B77AE" w:rsidP="000E0DE2">
      <w:pPr>
        <w:pBdr>
          <w:bottom w:val="single" w:sz="2" w:space="1" w:color="auto"/>
        </w:pBdr>
      </w:pPr>
    </w:p>
    <w:p w14:paraId="1DE83B01" w14:textId="7763B220" w:rsidR="003B77AE" w:rsidRPr="009B5668" w:rsidRDefault="003B77AE" w:rsidP="003B77AE">
      <w:pPr>
        <w:rPr>
          <w:b/>
          <w:bCs/>
          <w:i/>
          <w:iCs/>
          <w:sz w:val="28"/>
          <w:szCs w:val="28"/>
        </w:rPr>
      </w:pPr>
      <w:r w:rsidRPr="009B5668">
        <w:rPr>
          <w:b/>
          <w:bCs/>
          <w:i/>
          <w:iCs/>
          <w:sz w:val="28"/>
          <w:szCs w:val="28"/>
        </w:rPr>
        <w:t>P.2</w:t>
      </w:r>
    </w:p>
    <w:p w14:paraId="712C5D11" w14:textId="09424A1D" w:rsidR="003B77AE" w:rsidRDefault="003B77AE" w:rsidP="003B77AE"/>
    <w:p w14:paraId="4DFB4EDC" w14:textId="55C1AE0D" w:rsidR="003B77AE" w:rsidRDefault="003B77AE" w:rsidP="003B77AE">
      <w:r>
        <w:lastRenderedPageBreak/>
        <w:t>Calculate the magnitude of electric field due to an electric dipole moment of 3.56 × 10⁻²⁹ C·m at a point 25.4 nm away along the bisector axis.</w:t>
      </w:r>
    </w:p>
    <w:p w14:paraId="3D0D2729" w14:textId="331CDCDE" w:rsidR="003B77AE" w:rsidRPr="009B5668" w:rsidRDefault="003B77AE" w:rsidP="003B77AE">
      <w:pPr>
        <w:rPr>
          <w:b/>
          <w:bCs/>
          <w:i/>
          <w:iCs/>
          <w:sz w:val="24"/>
          <w:szCs w:val="24"/>
        </w:rPr>
      </w:pPr>
      <w:r w:rsidRPr="009B5668">
        <w:rPr>
          <w:b/>
          <w:bCs/>
          <w:i/>
          <w:iCs/>
          <w:sz w:val="24"/>
          <w:szCs w:val="24"/>
        </w:rPr>
        <w:t>Solution:</w:t>
      </w:r>
    </w:p>
    <w:p w14:paraId="3CA4368C" w14:textId="0CFCC36E" w:rsidR="003B77AE" w:rsidRPr="009B5668" w:rsidRDefault="003B77AE" w:rsidP="003B77AE">
      <w:pPr>
        <w:rPr>
          <w:b/>
          <w:bCs/>
          <w:i/>
          <w:iCs/>
          <w:sz w:val="24"/>
          <w:szCs w:val="24"/>
        </w:rPr>
      </w:pPr>
      <w:r w:rsidRPr="009B5668">
        <w:rPr>
          <w:b/>
          <w:bCs/>
          <w:i/>
          <w:iCs/>
          <w:sz w:val="24"/>
          <w:szCs w:val="24"/>
        </w:rPr>
        <w:t>Data:</w:t>
      </w:r>
    </w:p>
    <w:p w14:paraId="02CD6CDC" w14:textId="026EB55A" w:rsidR="003B77AE" w:rsidRDefault="003B77AE" w:rsidP="003B77AE">
      <w:r>
        <w:t>P = 3.56 × 10⁻²⁹ C·</w:t>
      </w:r>
      <w:r w:rsidR="009B5668">
        <w:t xml:space="preserve"> </w:t>
      </w:r>
      <w:r>
        <w:t>m</w:t>
      </w:r>
    </w:p>
    <w:p w14:paraId="1DD5D8CA" w14:textId="1745C2A6" w:rsidR="003B77AE" w:rsidRDefault="003B77AE" w:rsidP="003B77AE">
      <w:r>
        <w:t>x = 25.4 × 10⁻⁹ m</w:t>
      </w:r>
    </w:p>
    <w:p w14:paraId="2FEA7EF3" w14:textId="77777777" w:rsidR="003B77AE" w:rsidRDefault="003B77AE" w:rsidP="003B77AE">
      <w:r>
        <w:t>E =?</w:t>
      </w:r>
    </w:p>
    <w:p w14:paraId="5214F848" w14:textId="3B1BECC8" w:rsidR="003B77AE" w:rsidRPr="009B5668" w:rsidRDefault="003B77AE" w:rsidP="003B77AE">
      <w:pPr>
        <w:rPr>
          <w:b/>
          <w:bCs/>
          <w:i/>
          <w:iCs/>
          <w:sz w:val="24"/>
          <w:szCs w:val="24"/>
        </w:rPr>
      </w:pPr>
      <w:r w:rsidRPr="009B5668">
        <w:rPr>
          <w:b/>
          <w:bCs/>
          <w:i/>
          <w:iCs/>
          <w:sz w:val="24"/>
          <w:szCs w:val="24"/>
        </w:rPr>
        <w:t>Calculations:</w:t>
      </w:r>
    </w:p>
    <w:p w14:paraId="0985D15A" w14:textId="51598D59" w:rsidR="003B77AE" w:rsidRDefault="003B77AE" w:rsidP="0003442D">
      <w:pPr>
        <w:jc w:val="center"/>
      </w:pPr>
      <w:r>
        <w:t>E = k</w:t>
      </w:r>
      <w:r w:rsidR="009B5668">
        <w:t xml:space="preserve"> </w:t>
      </w:r>
      <w:r>
        <w:t>P / x³</w:t>
      </w:r>
    </w:p>
    <w:p w14:paraId="6DBD3273" w14:textId="07638433" w:rsidR="003B77AE" w:rsidRDefault="003B77AE" w:rsidP="0003442D">
      <w:pPr>
        <w:jc w:val="center"/>
      </w:pPr>
      <w:r>
        <w:t>E = (9 × 10⁹ × 3.56 × 10⁻²⁹) / (25.4 × 10⁻⁹)</w:t>
      </w:r>
      <w:r w:rsidR="009B5668">
        <w:t xml:space="preserve"> </w:t>
      </w:r>
      <w:r>
        <w:t>³</w:t>
      </w:r>
    </w:p>
    <w:p w14:paraId="0E454DEE" w14:textId="77777777" w:rsidR="003B77AE" w:rsidRDefault="003B77AE" w:rsidP="0003442D">
      <w:pPr>
        <w:jc w:val="center"/>
      </w:pPr>
      <w:r w:rsidRPr="009B5668">
        <w:rPr>
          <w:highlight w:val="lightGray"/>
        </w:rPr>
        <w:t>E = 1.9552 × 10⁴ N/C</w:t>
      </w:r>
    </w:p>
    <w:p w14:paraId="13CB6986" w14:textId="77777777" w:rsidR="003B77AE" w:rsidRDefault="003B77AE" w:rsidP="000E0DE2">
      <w:pPr>
        <w:pBdr>
          <w:bottom w:val="single" w:sz="2" w:space="1" w:color="auto"/>
        </w:pBdr>
      </w:pPr>
    </w:p>
    <w:p w14:paraId="7D9BE6C8" w14:textId="77777777" w:rsidR="003B77AE" w:rsidRPr="009B5668" w:rsidRDefault="003B77AE" w:rsidP="003B77AE">
      <w:pPr>
        <w:rPr>
          <w:b/>
          <w:bCs/>
          <w:i/>
          <w:iCs/>
          <w:sz w:val="24"/>
          <w:szCs w:val="24"/>
        </w:rPr>
      </w:pPr>
      <w:r w:rsidRPr="009B5668">
        <w:rPr>
          <w:b/>
          <w:bCs/>
          <w:i/>
          <w:iCs/>
          <w:sz w:val="24"/>
          <w:szCs w:val="24"/>
        </w:rPr>
        <w:t>P.3</w:t>
      </w:r>
    </w:p>
    <w:p w14:paraId="60F19432" w14:textId="77777777" w:rsidR="003B77AE" w:rsidRDefault="003B77AE" w:rsidP="003B77AE">
      <w:r>
        <w:t>An infinite line of charge produces a field of 4.52 × 10⁴ N/C at a distance of 1.96 m. Calculate the linear charge density.</w:t>
      </w:r>
    </w:p>
    <w:p w14:paraId="2ECF20A6" w14:textId="77777777" w:rsidR="003B77AE" w:rsidRPr="009B5668" w:rsidRDefault="003B77AE" w:rsidP="003B77AE">
      <w:pPr>
        <w:rPr>
          <w:b/>
          <w:bCs/>
          <w:i/>
          <w:iCs/>
          <w:sz w:val="24"/>
          <w:szCs w:val="24"/>
        </w:rPr>
      </w:pPr>
      <w:r w:rsidRPr="009B5668">
        <w:rPr>
          <w:b/>
          <w:bCs/>
          <w:i/>
          <w:iCs/>
          <w:sz w:val="24"/>
          <w:szCs w:val="24"/>
        </w:rPr>
        <w:t>Solution:</w:t>
      </w:r>
    </w:p>
    <w:p w14:paraId="5B245C04" w14:textId="77777777" w:rsidR="003B77AE" w:rsidRPr="009B5668" w:rsidRDefault="003B77AE" w:rsidP="003B77AE">
      <w:pPr>
        <w:rPr>
          <w:b/>
          <w:bCs/>
          <w:i/>
          <w:iCs/>
          <w:sz w:val="24"/>
          <w:szCs w:val="24"/>
        </w:rPr>
      </w:pPr>
      <w:r w:rsidRPr="009B5668">
        <w:rPr>
          <w:b/>
          <w:bCs/>
          <w:i/>
          <w:iCs/>
          <w:sz w:val="24"/>
          <w:szCs w:val="24"/>
        </w:rPr>
        <w:t>Data:</w:t>
      </w:r>
    </w:p>
    <w:p w14:paraId="1CEAEBE2" w14:textId="77777777" w:rsidR="003B77AE" w:rsidRDefault="003B77AE" w:rsidP="003B77AE">
      <w:r>
        <w:t>E = 4.52 × 10⁴ N/C</w:t>
      </w:r>
    </w:p>
    <w:p w14:paraId="7B67FC30" w14:textId="77777777" w:rsidR="003B77AE" w:rsidRDefault="003B77AE" w:rsidP="003B77AE">
      <w:r>
        <w:t>x = 1.96 m</w:t>
      </w:r>
    </w:p>
    <w:p w14:paraId="5F42BB64" w14:textId="77777777" w:rsidR="003B77AE" w:rsidRDefault="003B77AE" w:rsidP="003B77AE">
      <w:r>
        <w:t>λ =?</w:t>
      </w:r>
    </w:p>
    <w:p w14:paraId="1E1BD235" w14:textId="77777777" w:rsidR="003B77AE" w:rsidRPr="0074678F" w:rsidRDefault="003B77AE" w:rsidP="003B77AE">
      <w:pPr>
        <w:rPr>
          <w:b/>
          <w:bCs/>
          <w:i/>
          <w:iCs/>
          <w:sz w:val="24"/>
          <w:szCs w:val="24"/>
        </w:rPr>
      </w:pPr>
      <w:r w:rsidRPr="0074678F">
        <w:rPr>
          <w:b/>
          <w:bCs/>
          <w:i/>
          <w:iCs/>
          <w:sz w:val="24"/>
          <w:szCs w:val="24"/>
        </w:rPr>
        <w:t>Calculations:</w:t>
      </w:r>
    </w:p>
    <w:p w14:paraId="2C5BFDCB" w14:textId="77777777" w:rsidR="003B77AE" w:rsidRDefault="003B77AE" w:rsidP="0003442D">
      <w:pPr>
        <w:jc w:val="center"/>
      </w:pPr>
      <w:r>
        <w:t>E = λ / (2π ε₀ x)</w:t>
      </w:r>
    </w:p>
    <w:p w14:paraId="6024139C" w14:textId="77777777" w:rsidR="003B77AE" w:rsidRDefault="003B77AE" w:rsidP="0003442D">
      <w:pPr>
        <w:jc w:val="center"/>
      </w:pPr>
      <w:r>
        <w:t>λ = E (2π ε₀ x)</w:t>
      </w:r>
    </w:p>
    <w:p w14:paraId="631130B8" w14:textId="77777777" w:rsidR="003B77AE" w:rsidRDefault="003B77AE" w:rsidP="0003442D">
      <w:pPr>
        <w:jc w:val="center"/>
      </w:pPr>
      <w:r>
        <w:t>λ = 4.52 × 10⁴ × 2π × 8.85 × 10⁻¹² × 1.96</w:t>
      </w:r>
    </w:p>
    <w:p w14:paraId="2586F603" w14:textId="77777777" w:rsidR="003B77AE" w:rsidRDefault="003B77AE" w:rsidP="0003442D">
      <w:pPr>
        <w:jc w:val="center"/>
      </w:pPr>
      <w:r w:rsidRPr="0074678F">
        <w:rPr>
          <w:highlight w:val="lightGray"/>
        </w:rPr>
        <w:t>λ = 4.14 × 10⁻⁶ C/m</w:t>
      </w:r>
    </w:p>
    <w:p w14:paraId="45988B89" w14:textId="77777777" w:rsidR="003B77AE" w:rsidRDefault="003B77AE" w:rsidP="000E0DE2">
      <w:pPr>
        <w:pBdr>
          <w:bottom w:val="single" w:sz="2" w:space="1" w:color="auto"/>
        </w:pBdr>
      </w:pPr>
    </w:p>
    <w:p w14:paraId="082DD453" w14:textId="77777777" w:rsidR="003B77AE" w:rsidRPr="0074678F" w:rsidRDefault="003B77AE" w:rsidP="003B77AE">
      <w:pPr>
        <w:rPr>
          <w:b/>
          <w:bCs/>
          <w:i/>
          <w:iCs/>
          <w:sz w:val="28"/>
          <w:szCs w:val="28"/>
        </w:rPr>
      </w:pPr>
      <w:r w:rsidRPr="0074678F">
        <w:rPr>
          <w:b/>
          <w:bCs/>
          <w:i/>
          <w:iCs/>
          <w:sz w:val="28"/>
          <w:szCs w:val="28"/>
        </w:rPr>
        <w:t>P.4</w:t>
      </w:r>
    </w:p>
    <w:p w14:paraId="6137278D" w14:textId="77777777" w:rsidR="003B77AE" w:rsidRDefault="003B77AE" w:rsidP="003B77AE"/>
    <w:p w14:paraId="1BF53D4B" w14:textId="77777777" w:rsidR="003B77AE" w:rsidRDefault="003B77AE" w:rsidP="003B77AE">
      <w:r>
        <w:t>Calculate the dipole moment of an electron and proton 4.3 nm apart.</w:t>
      </w:r>
    </w:p>
    <w:p w14:paraId="2A3D1D65" w14:textId="77777777" w:rsidR="003B77AE" w:rsidRPr="009B5668" w:rsidRDefault="003B77AE" w:rsidP="003B77AE">
      <w:pPr>
        <w:rPr>
          <w:b/>
          <w:bCs/>
          <w:i/>
          <w:iCs/>
          <w:sz w:val="24"/>
          <w:szCs w:val="24"/>
        </w:rPr>
      </w:pPr>
      <w:r w:rsidRPr="009B5668">
        <w:rPr>
          <w:b/>
          <w:bCs/>
          <w:i/>
          <w:iCs/>
          <w:sz w:val="24"/>
          <w:szCs w:val="24"/>
        </w:rPr>
        <w:t>Solution:</w:t>
      </w:r>
    </w:p>
    <w:p w14:paraId="059D798C" w14:textId="77777777" w:rsidR="003B77AE" w:rsidRPr="009B5668" w:rsidRDefault="003B77AE" w:rsidP="003B77AE">
      <w:pPr>
        <w:rPr>
          <w:b/>
          <w:bCs/>
          <w:i/>
          <w:iCs/>
          <w:sz w:val="24"/>
          <w:szCs w:val="24"/>
        </w:rPr>
      </w:pPr>
      <w:r w:rsidRPr="009B5668">
        <w:rPr>
          <w:b/>
          <w:bCs/>
          <w:i/>
          <w:iCs/>
          <w:sz w:val="24"/>
          <w:szCs w:val="24"/>
        </w:rPr>
        <w:t>Data:</w:t>
      </w:r>
    </w:p>
    <w:p w14:paraId="054C98C6" w14:textId="77777777" w:rsidR="003B77AE" w:rsidRDefault="003B77AE" w:rsidP="003B77AE">
      <w:r>
        <w:lastRenderedPageBreak/>
        <w:t>d = 4.3 × 10⁻⁹ m</w:t>
      </w:r>
    </w:p>
    <w:p w14:paraId="668D9E26" w14:textId="77777777" w:rsidR="003B77AE" w:rsidRDefault="003B77AE" w:rsidP="003B77AE">
      <w:r>
        <w:t>q = ±1.6 × 10⁻¹⁹ C</w:t>
      </w:r>
    </w:p>
    <w:p w14:paraId="61F8F6D0" w14:textId="77777777" w:rsidR="003B77AE" w:rsidRDefault="003B77AE" w:rsidP="003B77AE">
      <w:r>
        <w:t>p =?</w:t>
      </w:r>
    </w:p>
    <w:p w14:paraId="27216FB1" w14:textId="77777777" w:rsidR="003B77AE" w:rsidRPr="0074678F" w:rsidRDefault="003B77AE" w:rsidP="003B77AE">
      <w:pPr>
        <w:rPr>
          <w:b/>
          <w:bCs/>
          <w:i/>
          <w:iCs/>
          <w:sz w:val="24"/>
          <w:szCs w:val="24"/>
        </w:rPr>
      </w:pPr>
      <w:r w:rsidRPr="0074678F">
        <w:rPr>
          <w:b/>
          <w:bCs/>
          <w:i/>
          <w:iCs/>
          <w:sz w:val="24"/>
          <w:szCs w:val="24"/>
        </w:rPr>
        <w:t>Calculations:</w:t>
      </w:r>
    </w:p>
    <w:p w14:paraId="48C6A2E1" w14:textId="77777777" w:rsidR="003B77AE" w:rsidRDefault="003B77AE" w:rsidP="005D4367">
      <w:pPr>
        <w:jc w:val="center"/>
      </w:pPr>
      <w:r>
        <w:t>p = q</w:t>
      </w:r>
      <w:r w:rsidR="0074678F">
        <w:t xml:space="preserve"> </w:t>
      </w:r>
      <w:r>
        <w:t>d</w:t>
      </w:r>
    </w:p>
    <w:p w14:paraId="076379D1" w14:textId="77777777" w:rsidR="003B77AE" w:rsidRDefault="003B77AE" w:rsidP="005D4367">
      <w:pPr>
        <w:jc w:val="center"/>
      </w:pPr>
      <w:r>
        <w:t>p = 1.6 × 10⁻¹⁹ × 4.3 × 10⁻⁹</w:t>
      </w:r>
    </w:p>
    <w:p w14:paraId="0E4505DE" w14:textId="77777777" w:rsidR="003B77AE" w:rsidRDefault="003B77AE" w:rsidP="005D4367">
      <w:pPr>
        <w:jc w:val="center"/>
      </w:pPr>
      <w:r w:rsidRPr="0074678F">
        <w:rPr>
          <w:highlight w:val="lightGray"/>
        </w:rPr>
        <w:t>p = 6.88 × 10⁻²⁸ C·</w:t>
      </w:r>
      <w:r w:rsidR="0074678F">
        <w:rPr>
          <w:highlight w:val="lightGray"/>
        </w:rPr>
        <w:t xml:space="preserve"> </w:t>
      </w:r>
      <w:r w:rsidRPr="0074678F">
        <w:rPr>
          <w:highlight w:val="lightGray"/>
        </w:rPr>
        <w:t>m</w:t>
      </w:r>
    </w:p>
    <w:p w14:paraId="08FEDF4E" w14:textId="77777777" w:rsidR="003B77AE" w:rsidRDefault="003B77AE" w:rsidP="000E0DE2">
      <w:pPr>
        <w:pBdr>
          <w:bottom w:val="single" w:sz="2" w:space="1" w:color="auto"/>
        </w:pBdr>
      </w:pPr>
    </w:p>
    <w:p w14:paraId="34C97C04" w14:textId="77777777" w:rsidR="003B77AE" w:rsidRPr="0074678F" w:rsidRDefault="003B77AE" w:rsidP="003B77AE">
      <w:pPr>
        <w:rPr>
          <w:b/>
          <w:bCs/>
          <w:i/>
          <w:iCs/>
          <w:sz w:val="28"/>
          <w:szCs w:val="28"/>
        </w:rPr>
      </w:pPr>
      <w:r w:rsidRPr="0074678F">
        <w:rPr>
          <w:b/>
          <w:bCs/>
          <w:i/>
          <w:iCs/>
          <w:sz w:val="28"/>
          <w:szCs w:val="28"/>
        </w:rPr>
        <w:t>P.5</w:t>
      </w:r>
    </w:p>
    <w:p w14:paraId="30A786A3" w14:textId="77777777" w:rsidR="003B77AE" w:rsidRPr="0074678F" w:rsidRDefault="0074678F" w:rsidP="003B77AE">
      <w:pPr>
        <w:rPr>
          <w:b/>
          <w:bCs/>
          <w:i/>
          <w:iCs/>
          <w:sz w:val="24"/>
          <w:szCs w:val="24"/>
        </w:rPr>
      </w:pPr>
      <w:r w:rsidRPr="0074678F">
        <w:rPr>
          <w:b/>
          <w:bCs/>
          <w:i/>
          <w:iCs/>
          <w:sz w:val="24"/>
          <w:szCs w:val="24"/>
        </w:rPr>
        <w:t>Question:</w:t>
      </w:r>
    </w:p>
    <w:p w14:paraId="25E4E53F" w14:textId="77777777" w:rsidR="003B77AE" w:rsidRDefault="003B77AE" w:rsidP="003B77AE">
      <w:r>
        <w:t>Humid air break</w:t>
      </w:r>
      <w:r w:rsidR="0074678F">
        <w:t xml:space="preserve"> i</w:t>
      </w:r>
      <w:r>
        <w:t>n an electric field of 3 × 10⁶ N/C. What is the magnitude of the electric force on an electron and on an ion?</w:t>
      </w:r>
    </w:p>
    <w:p w14:paraId="593B670B" w14:textId="77777777" w:rsidR="003B77AE" w:rsidRPr="0074678F" w:rsidRDefault="003B77AE" w:rsidP="003B77AE">
      <w:pPr>
        <w:rPr>
          <w:b/>
          <w:bCs/>
          <w:i/>
          <w:iCs/>
          <w:sz w:val="24"/>
          <w:szCs w:val="24"/>
        </w:rPr>
      </w:pPr>
      <w:r w:rsidRPr="0074678F">
        <w:rPr>
          <w:b/>
          <w:bCs/>
          <w:i/>
          <w:iCs/>
          <w:sz w:val="24"/>
          <w:szCs w:val="24"/>
        </w:rPr>
        <w:t>Solution:</w:t>
      </w:r>
    </w:p>
    <w:p w14:paraId="56ED03EF" w14:textId="77777777" w:rsidR="003B77AE" w:rsidRPr="0074678F" w:rsidRDefault="003B77AE" w:rsidP="003B77AE">
      <w:pPr>
        <w:rPr>
          <w:b/>
          <w:bCs/>
          <w:i/>
          <w:iCs/>
          <w:sz w:val="24"/>
          <w:szCs w:val="24"/>
        </w:rPr>
      </w:pPr>
      <w:r w:rsidRPr="0074678F">
        <w:rPr>
          <w:b/>
          <w:bCs/>
          <w:i/>
          <w:iCs/>
          <w:sz w:val="24"/>
          <w:szCs w:val="24"/>
        </w:rPr>
        <w:t>Data:</w:t>
      </w:r>
    </w:p>
    <w:p w14:paraId="5DBCDA17" w14:textId="77777777" w:rsidR="003B77AE" w:rsidRDefault="003B77AE" w:rsidP="003B77AE">
      <w:r>
        <w:t>E = 3 × 10⁶ N/C</w:t>
      </w:r>
    </w:p>
    <w:p w14:paraId="31077E45" w14:textId="77777777" w:rsidR="003B77AE" w:rsidRDefault="003B77AE" w:rsidP="003B77AE">
      <w:r>
        <w:t>q = 1.6 × 10⁻¹⁹ C</w:t>
      </w:r>
    </w:p>
    <w:p w14:paraId="0783F5B6" w14:textId="77777777" w:rsidR="003B77AE" w:rsidRDefault="003B77AE" w:rsidP="003B77AE">
      <w:r>
        <w:t>F =?</w:t>
      </w:r>
    </w:p>
    <w:p w14:paraId="6C75F605" w14:textId="77777777" w:rsidR="003B77AE" w:rsidRPr="0074678F" w:rsidRDefault="003B77AE" w:rsidP="003B77AE">
      <w:pPr>
        <w:rPr>
          <w:b/>
          <w:bCs/>
          <w:i/>
          <w:iCs/>
          <w:sz w:val="24"/>
          <w:szCs w:val="24"/>
        </w:rPr>
      </w:pPr>
      <w:r w:rsidRPr="0074678F">
        <w:rPr>
          <w:b/>
          <w:bCs/>
          <w:i/>
          <w:iCs/>
          <w:sz w:val="24"/>
          <w:szCs w:val="24"/>
        </w:rPr>
        <w:t>Calculations:</w:t>
      </w:r>
    </w:p>
    <w:p w14:paraId="046C12C9" w14:textId="77777777" w:rsidR="003B77AE" w:rsidRDefault="003B77AE" w:rsidP="0003442D">
      <w:r>
        <w:t>For electron:</w:t>
      </w:r>
    </w:p>
    <w:p w14:paraId="41194AF6" w14:textId="77777777" w:rsidR="003B77AE" w:rsidRDefault="003B77AE" w:rsidP="0003442D">
      <w:pPr>
        <w:jc w:val="center"/>
      </w:pPr>
      <w:r>
        <w:t>F = q</w:t>
      </w:r>
      <w:r w:rsidR="0074678F">
        <w:t xml:space="preserve"> </w:t>
      </w:r>
      <w:r>
        <w:t>E = 1.6 × 10⁻¹⁹ × 3 × 10⁶ = 4.8 × 10⁻¹³ N</w:t>
      </w:r>
    </w:p>
    <w:p w14:paraId="025DA413" w14:textId="77777777" w:rsidR="003B77AE" w:rsidRDefault="003B77AE" w:rsidP="0003442D">
      <w:r>
        <w:t>For ion:</w:t>
      </w:r>
    </w:p>
    <w:p w14:paraId="5D6C252C" w14:textId="77777777" w:rsidR="003B77AE" w:rsidRDefault="003B77AE" w:rsidP="0003442D">
      <w:pPr>
        <w:jc w:val="center"/>
      </w:pPr>
      <w:r>
        <w:t>F = q</w:t>
      </w:r>
      <w:r w:rsidR="0074678F">
        <w:t xml:space="preserve"> </w:t>
      </w:r>
      <w:r>
        <w:t>E = 1.6 × 10⁻¹⁹ × 3 × 10⁶ = 4.8 × 10⁻¹³ N</w:t>
      </w:r>
    </w:p>
    <w:p w14:paraId="18DAF2A3" w14:textId="77777777" w:rsidR="003B77AE" w:rsidRDefault="003B77AE" w:rsidP="000E0DE2">
      <w:pPr>
        <w:pBdr>
          <w:bottom w:val="single" w:sz="2" w:space="1" w:color="auto"/>
        </w:pBdr>
      </w:pPr>
    </w:p>
    <w:p w14:paraId="229B260B" w14:textId="77777777" w:rsidR="003B77AE" w:rsidRPr="0074678F" w:rsidRDefault="003B77AE" w:rsidP="003B77AE">
      <w:pPr>
        <w:rPr>
          <w:b/>
          <w:bCs/>
          <w:i/>
          <w:iCs/>
          <w:sz w:val="28"/>
          <w:szCs w:val="28"/>
        </w:rPr>
      </w:pPr>
      <w:r w:rsidRPr="0074678F">
        <w:rPr>
          <w:b/>
          <w:bCs/>
          <w:i/>
          <w:iCs/>
          <w:sz w:val="28"/>
          <w:szCs w:val="28"/>
        </w:rPr>
        <w:t>P.6</w:t>
      </w:r>
    </w:p>
    <w:p w14:paraId="350F2AC5" w14:textId="77777777" w:rsidR="003B77AE" w:rsidRPr="0074678F" w:rsidRDefault="003B77AE" w:rsidP="003B77AE">
      <w:pPr>
        <w:rPr>
          <w:b/>
          <w:bCs/>
          <w:i/>
          <w:iCs/>
          <w:sz w:val="24"/>
          <w:szCs w:val="24"/>
        </w:rPr>
      </w:pPr>
      <w:r w:rsidRPr="0074678F">
        <w:rPr>
          <w:b/>
          <w:bCs/>
          <w:i/>
          <w:iCs/>
          <w:sz w:val="24"/>
          <w:szCs w:val="24"/>
        </w:rPr>
        <w:t>Question:</w:t>
      </w:r>
    </w:p>
    <w:p w14:paraId="21E898F1" w14:textId="77777777" w:rsidR="003B77AE" w:rsidRDefault="003B77AE" w:rsidP="003B77AE">
      <w:r>
        <w:t>An α-particle, the nucleus of a He atom, has mass 6.64 × 10⁻²⁷ kg and charge +2e.</w:t>
      </w:r>
      <w:r w:rsidR="0074678F">
        <w:t xml:space="preserve"> </w:t>
      </w:r>
      <w:r>
        <w:t>What are the magnitude and direction of electric field that will balance its weight?</w:t>
      </w:r>
    </w:p>
    <w:p w14:paraId="73401310" w14:textId="77777777" w:rsidR="003B77AE" w:rsidRPr="0074678F" w:rsidRDefault="003B77AE" w:rsidP="003B77AE">
      <w:pPr>
        <w:rPr>
          <w:b/>
          <w:bCs/>
          <w:i/>
          <w:iCs/>
          <w:sz w:val="24"/>
          <w:szCs w:val="24"/>
        </w:rPr>
      </w:pPr>
      <w:r w:rsidRPr="0074678F">
        <w:rPr>
          <w:b/>
          <w:bCs/>
          <w:i/>
          <w:iCs/>
          <w:sz w:val="24"/>
          <w:szCs w:val="24"/>
        </w:rPr>
        <w:t>Solution:</w:t>
      </w:r>
    </w:p>
    <w:p w14:paraId="7C2851E2" w14:textId="77777777" w:rsidR="003B77AE" w:rsidRPr="0074678F" w:rsidRDefault="003B77AE" w:rsidP="003B77AE">
      <w:pPr>
        <w:rPr>
          <w:b/>
          <w:bCs/>
          <w:i/>
          <w:iCs/>
          <w:sz w:val="24"/>
          <w:szCs w:val="24"/>
        </w:rPr>
      </w:pPr>
      <w:r w:rsidRPr="0074678F">
        <w:rPr>
          <w:b/>
          <w:bCs/>
          <w:i/>
          <w:iCs/>
          <w:sz w:val="24"/>
          <w:szCs w:val="24"/>
        </w:rPr>
        <w:t>Data:</w:t>
      </w:r>
    </w:p>
    <w:p w14:paraId="31DA3BB8" w14:textId="77777777" w:rsidR="003B77AE" w:rsidRDefault="003B77AE" w:rsidP="003B77AE">
      <w:r>
        <w:t>m = 6.64 × 10⁻²⁷ kg</w:t>
      </w:r>
    </w:p>
    <w:p w14:paraId="1C31DBFC" w14:textId="77777777" w:rsidR="003B77AE" w:rsidRDefault="003B77AE" w:rsidP="003B77AE">
      <w:r>
        <w:t>q = 2e = 2 × 1.6 × 10⁻¹⁹ C</w:t>
      </w:r>
    </w:p>
    <w:p w14:paraId="3FD119BB" w14:textId="77777777" w:rsidR="003B77AE" w:rsidRDefault="003B77AE" w:rsidP="003B77AE">
      <w:r>
        <w:lastRenderedPageBreak/>
        <w:t>E =?</w:t>
      </w:r>
    </w:p>
    <w:p w14:paraId="53D4E3D7" w14:textId="77777777" w:rsidR="003B77AE" w:rsidRPr="0074678F" w:rsidRDefault="003B77AE" w:rsidP="003B77AE">
      <w:pPr>
        <w:rPr>
          <w:b/>
          <w:bCs/>
          <w:i/>
          <w:iCs/>
          <w:sz w:val="24"/>
          <w:szCs w:val="24"/>
        </w:rPr>
      </w:pPr>
      <w:r w:rsidRPr="0074678F">
        <w:rPr>
          <w:b/>
          <w:bCs/>
          <w:i/>
          <w:iCs/>
          <w:sz w:val="24"/>
          <w:szCs w:val="24"/>
        </w:rPr>
        <w:t>Calculations:</w:t>
      </w:r>
    </w:p>
    <w:p w14:paraId="29357ED5" w14:textId="77777777" w:rsidR="003B77AE" w:rsidRDefault="003B77AE" w:rsidP="003B77AE">
      <w:r>
        <w:t>For balanced condition:</w:t>
      </w:r>
    </w:p>
    <w:p w14:paraId="044F6F0D" w14:textId="77777777" w:rsidR="003B77AE" w:rsidRDefault="003B77AE" w:rsidP="0003442D">
      <w:pPr>
        <w:jc w:val="center"/>
      </w:pPr>
      <w:r>
        <w:t>Fₑ = F</w:t>
      </w:r>
      <w:r w:rsidR="0074678F">
        <w:t xml:space="preserve"> </w:t>
      </w:r>
      <w:r>
        <w:t>g</w:t>
      </w:r>
    </w:p>
    <w:p w14:paraId="7663E5A4" w14:textId="77777777" w:rsidR="003B77AE" w:rsidRDefault="0074678F" w:rsidP="0003442D">
      <w:pPr>
        <w:jc w:val="center"/>
      </w:pPr>
      <w:r>
        <w:t xml:space="preserve">q </w:t>
      </w:r>
      <w:r w:rsidR="003B77AE">
        <w:t>E = mg</w:t>
      </w:r>
    </w:p>
    <w:p w14:paraId="716DACF3" w14:textId="77777777" w:rsidR="003B77AE" w:rsidRDefault="003B77AE" w:rsidP="0003442D">
      <w:pPr>
        <w:jc w:val="center"/>
      </w:pPr>
      <w:r>
        <w:t>E = mg / q</w:t>
      </w:r>
    </w:p>
    <w:p w14:paraId="1790E788" w14:textId="77777777" w:rsidR="003B77AE" w:rsidRDefault="003B77AE" w:rsidP="0003442D">
      <w:pPr>
        <w:jc w:val="center"/>
      </w:pPr>
      <w:r>
        <w:t>= (6.64 × 10⁻²⁷ × 9.8) / (2 × 1.6 × 10⁻¹⁹)</w:t>
      </w:r>
    </w:p>
    <w:p w14:paraId="2D0F0C9F" w14:textId="77777777" w:rsidR="003B77AE" w:rsidRDefault="003B77AE" w:rsidP="0003442D">
      <w:pPr>
        <w:jc w:val="center"/>
      </w:pPr>
      <w:r w:rsidRPr="0074678F">
        <w:rPr>
          <w:highlight w:val="lightGray"/>
        </w:rPr>
        <w:t>= 2.03 × 10⁻⁷ N/C</w:t>
      </w:r>
    </w:p>
    <w:p w14:paraId="3563FCCA" w14:textId="77777777" w:rsidR="003B77AE" w:rsidRDefault="003B77AE" w:rsidP="003B77AE">
      <w:r>
        <w:t>Electric field is directed upward (against gravity).</w:t>
      </w:r>
    </w:p>
    <w:p w14:paraId="57E5A0BB" w14:textId="77777777" w:rsidR="003B77AE" w:rsidRDefault="003B77AE" w:rsidP="000E0DE2">
      <w:pPr>
        <w:pBdr>
          <w:bottom w:val="single" w:sz="2" w:space="1" w:color="auto"/>
        </w:pBdr>
      </w:pPr>
    </w:p>
    <w:p w14:paraId="1F540D7D" w14:textId="77777777" w:rsidR="003B77AE" w:rsidRPr="0074678F" w:rsidRDefault="003B77AE" w:rsidP="003B77AE">
      <w:pPr>
        <w:rPr>
          <w:b/>
          <w:bCs/>
          <w:i/>
          <w:iCs/>
          <w:sz w:val="28"/>
          <w:szCs w:val="28"/>
        </w:rPr>
      </w:pPr>
      <w:r w:rsidRPr="0074678F">
        <w:rPr>
          <w:b/>
          <w:bCs/>
          <w:i/>
          <w:iCs/>
          <w:sz w:val="28"/>
          <w:szCs w:val="28"/>
        </w:rPr>
        <w:t>P.7</w:t>
      </w:r>
    </w:p>
    <w:p w14:paraId="769628EF" w14:textId="77777777" w:rsidR="003B77AE" w:rsidRPr="0074678F" w:rsidRDefault="0074678F" w:rsidP="003B77AE">
      <w:pPr>
        <w:rPr>
          <w:b/>
          <w:bCs/>
          <w:i/>
          <w:iCs/>
          <w:sz w:val="24"/>
          <w:szCs w:val="24"/>
        </w:rPr>
      </w:pPr>
      <w:r w:rsidRPr="0074678F">
        <w:rPr>
          <w:b/>
          <w:bCs/>
          <w:i/>
          <w:iCs/>
          <w:sz w:val="24"/>
          <w:szCs w:val="24"/>
        </w:rPr>
        <w:t>Question:</w:t>
      </w:r>
    </w:p>
    <w:p w14:paraId="79AD3F53" w14:textId="77777777" w:rsidR="003B77AE" w:rsidRDefault="003B77AE" w:rsidP="003B77AE">
      <w:r>
        <w:t>In a uniform electric field near the Earth’s surface, a particle of charge –2 × 10⁻⁹ C is acted on by a downward force of 6.64 × 10⁻²⁷ N.</w:t>
      </w:r>
    </w:p>
    <w:p w14:paraId="06633F94" w14:textId="77777777" w:rsidR="003B77AE" w:rsidRDefault="003B77AE" w:rsidP="003B77AE">
      <w:r>
        <w:t>(a) Find the magnitude of electric field.</w:t>
      </w:r>
    </w:p>
    <w:p w14:paraId="288ABDF3" w14:textId="77777777" w:rsidR="003B77AE" w:rsidRDefault="003B77AE" w:rsidP="003B77AE">
      <w:r>
        <w:t>(b) Find the magnitude and direction of force exerted on a proton in that field.</w:t>
      </w:r>
    </w:p>
    <w:p w14:paraId="6DA5DB0E" w14:textId="77777777" w:rsidR="003B77AE" w:rsidRDefault="003B77AE" w:rsidP="003B77AE">
      <w:r>
        <w:t>(c) Find the ratio of electric to gravitational force.</w:t>
      </w:r>
    </w:p>
    <w:p w14:paraId="0ED1A8BE" w14:textId="77777777" w:rsidR="003B77AE" w:rsidRPr="0074678F" w:rsidRDefault="003B77AE" w:rsidP="003B77AE">
      <w:pPr>
        <w:rPr>
          <w:b/>
          <w:bCs/>
          <w:i/>
          <w:iCs/>
          <w:sz w:val="24"/>
          <w:szCs w:val="24"/>
        </w:rPr>
      </w:pPr>
      <w:r w:rsidRPr="0074678F">
        <w:rPr>
          <w:b/>
          <w:bCs/>
          <w:i/>
          <w:iCs/>
          <w:sz w:val="24"/>
          <w:szCs w:val="24"/>
        </w:rPr>
        <w:t>Data:</w:t>
      </w:r>
    </w:p>
    <w:p w14:paraId="1C432FDB" w14:textId="77777777" w:rsidR="003B77AE" w:rsidRDefault="003B77AE" w:rsidP="003B77AE">
      <w:r>
        <w:t>q = –2 × 10⁻⁹ C</w:t>
      </w:r>
    </w:p>
    <w:p w14:paraId="588FAC30" w14:textId="77777777" w:rsidR="0074678F" w:rsidRDefault="003B77AE" w:rsidP="003B77AE">
      <w:r>
        <w:t>F = 6.64 × 10⁻²⁷ N</w:t>
      </w:r>
    </w:p>
    <w:p w14:paraId="1ACDA028" w14:textId="77777777" w:rsidR="003B77AE" w:rsidRDefault="0074678F" w:rsidP="003B77AE">
      <w:r w:rsidRPr="0074678F">
        <w:rPr>
          <w:b/>
          <w:bCs/>
        </w:rPr>
        <w:t>(a)</w:t>
      </w:r>
      <w:r>
        <w:t xml:space="preserve"> Electric Force:</w:t>
      </w:r>
    </w:p>
    <w:p w14:paraId="5D85D587" w14:textId="77777777" w:rsidR="003B77AE" w:rsidRDefault="003B77AE" w:rsidP="0003442D">
      <w:pPr>
        <w:jc w:val="center"/>
      </w:pPr>
      <w:r>
        <w:t>E = F / q = (6.64 × 10⁻²⁷) / (2.0 × 10⁻⁹) = 3.32 × 10⁻¹⁸ N/C</w:t>
      </w:r>
    </w:p>
    <w:p w14:paraId="725D8251" w14:textId="77777777" w:rsidR="003B77AE" w:rsidRDefault="003B77AE" w:rsidP="003B77AE">
      <w:r w:rsidRPr="0074678F">
        <w:rPr>
          <w:b/>
          <w:bCs/>
        </w:rPr>
        <w:t>(b)</w:t>
      </w:r>
      <w:r>
        <w:t xml:space="preserve"> For proton:</w:t>
      </w:r>
    </w:p>
    <w:p w14:paraId="085D5B4F" w14:textId="77777777" w:rsidR="003B77AE" w:rsidRDefault="003B77AE" w:rsidP="0003442D">
      <w:pPr>
        <w:jc w:val="center"/>
      </w:pPr>
      <w:r>
        <w:t>q = 1.6 × 10⁻¹⁹ C</w:t>
      </w:r>
    </w:p>
    <w:p w14:paraId="00849F2C" w14:textId="77777777" w:rsidR="003B77AE" w:rsidRDefault="003B77AE" w:rsidP="0003442D">
      <w:pPr>
        <w:jc w:val="center"/>
      </w:pPr>
      <w:r>
        <w:t>E = 3.32 × 10⁻¹⁸ N/C</w:t>
      </w:r>
    </w:p>
    <w:p w14:paraId="7ADB1AAC" w14:textId="77777777" w:rsidR="003B77AE" w:rsidRDefault="003B77AE" w:rsidP="0003442D">
      <w:pPr>
        <w:jc w:val="center"/>
      </w:pPr>
      <w:r>
        <w:t>Fₑ = q</w:t>
      </w:r>
      <w:r w:rsidR="0074678F">
        <w:t xml:space="preserve"> </w:t>
      </w:r>
      <w:r>
        <w:t>E = 1.6 × 10⁻¹⁹ × 3.32 × 10⁻¹⁸ = 5.31 × 10⁻³⁷ N</w:t>
      </w:r>
    </w:p>
    <w:p w14:paraId="429B2176" w14:textId="77777777" w:rsidR="003B77AE" w:rsidRDefault="003B77AE" w:rsidP="0003442D">
      <w:pPr>
        <w:jc w:val="center"/>
      </w:pPr>
      <w:r>
        <w:t>(The force acts along the direction of field.)</w:t>
      </w:r>
    </w:p>
    <w:p w14:paraId="545F7D50" w14:textId="77777777" w:rsidR="003B77AE" w:rsidRDefault="003B77AE" w:rsidP="003B77AE">
      <w:r w:rsidRPr="0074678F">
        <w:rPr>
          <w:b/>
          <w:bCs/>
        </w:rPr>
        <w:t>(c)</w:t>
      </w:r>
      <w:r>
        <w:t xml:space="preserve"> Ratio of electric to gravitational force:</w:t>
      </w:r>
    </w:p>
    <w:p w14:paraId="6E5750E8" w14:textId="77777777" w:rsidR="003B77AE" w:rsidRDefault="003B77AE" w:rsidP="0003442D">
      <w:pPr>
        <w:jc w:val="center"/>
      </w:pPr>
      <w:r>
        <w:t>Fₑ / F</w:t>
      </w:r>
      <w:r w:rsidR="0074678F">
        <w:t xml:space="preserve"> </w:t>
      </w:r>
      <w:r>
        <w:t xml:space="preserve">g = (5.31 × 10⁻³⁷) / (1.67 × 10⁻²⁷ × 9.8) = </w:t>
      </w:r>
      <w:r w:rsidRPr="007D280D">
        <w:rPr>
          <w:highlight w:val="lightGray"/>
        </w:rPr>
        <w:t>3.24 × 10⁻¹¹</w:t>
      </w:r>
    </w:p>
    <w:p w14:paraId="26C7D53C" w14:textId="77777777" w:rsidR="003B77AE" w:rsidRDefault="003B77AE" w:rsidP="000E0DE2">
      <w:pPr>
        <w:pBdr>
          <w:bottom w:val="single" w:sz="2" w:space="1" w:color="auto"/>
        </w:pBdr>
        <w:jc w:val="center"/>
      </w:pPr>
    </w:p>
    <w:p w14:paraId="5B4C2980" w14:textId="77777777" w:rsidR="003B77AE" w:rsidRPr="003B77AE" w:rsidRDefault="003B77AE" w:rsidP="003B77AE">
      <w:pPr>
        <w:rPr>
          <w:b/>
          <w:bCs/>
          <w:i/>
          <w:iCs/>
          <w:sz w:val="24"/>
          <w:szCs w:val="24"/>
        </w:rPr>
      </w:pPr>
      <w:r w:rsidRPr="003B77AE">
        <w:rPr>
          <w:b/>
          <w:bCs/>
          <w:i/>
          <w:iCs/>
          <w:sz w:val="24"/>
          <w:szCs w:val="24"/>
        </w:rPr>
        <w:t>P.8</w:t>
      </w:r>
    </w:p>
    <w:p w14:paraId="13E0F103" w14:textId="77777777" w:rsidR="003B77AE" w:rsidRPr="003B77AE" w:rsidRDefault="003B77AE" w:rsidP="003B77AE">
      <w:pPr>
        <w:rPr>
          <w:b/>
          <w:bCs/>
          <w:i/>
          <w:iCs/>
          <w:sz w:val="24"/>
          <w:szCs w:val="24"/>
        </w:rPr>
      </w:pPr>
      <w:r w:rsidRPr="003B77AE">
        <w:rPr>
          <w:b/>
          <w:bCs/>
          <w:i/>
          <w:iCs/>
          <w:sz w:val="24"/>
          <w:szCs w:val="24"/>
        </w:rPr>
        <w:lastRenderedPageBreak/>
        <w:t>Question:</w:t>
      </w:r>
    </w:p>
    <w:p w14:paraId="378ACDF1" w14:textId="77777777" w:rsidR="003B77AE" w:rsidRDefault="003B77AE" w:rsidP="003B77AE">
      <w:r>
        <w:t>What is the magnitude of a point charge that produces an electric field of 2.30 N/C at a distance of 75 cm?</w:t>
      </w:r>
    </w:p>
    <w:p w14:paraId="630B65D3" w14:textId="77777777" w:rsidR="003B77AE" w:rsidRPr="003B77AE" w:rsidRDefault="003B77AE" w:rsidP="003B77AE">
      <w:pPr>
        <w:rPr>
          <w:b/>
          <w:bCs/>
          <w:i/>
          <w:iCs/>
          <w:sz w:val="24"/>
          <w:szCs w:val="24"/>
        </w:rPr>
      </w:pPr>
      <w:r w:rsidRPr="003B77AE">
        <w:rPr>
          <w:b/>
          <w:bCs/>
          <w:i/>
          <w:iCs/>
          <w:sz w:val="24"/>
          <w:szCs w:val="24"/>
        </w:rPr>
        <w:t>Data:</w:t>
      </w:r>
    </w:p>
    <w:p w14:paraId="474E303C" w14:textId="77777777" w:rsidR="003B77AE" w:rsidRDefault="003B77AE" w:rsidP="003B77AE">
      <w:r>
        <w:t>r = 75 × 10⁻² m</w:t>
      </w:r>
    </w:p>
    <w:p w14:paraId="1D9D4CCF" w14:textId="77777777" w:rsidR="003B77AE" w:rsidRDefault="003B77AE" w:rsidP="003B77AE">
      <w:r>
        <w:t>E = 2.30 N/C</w:t>
      </w:r>
    </w:p>
    <w:p w14:paraId="369860F7" w14:textId="77777777" w:rsidR="003B77AE" w:rsidRDefault="003B77AE" w:rsidP="003B77AE">
      <w:r>
        <w:t>q =?</w:t>
      </w:r>
    </w:p>
    <w:p w14:paraId="0ECCAD50" w14:textId="77777777" w:rsidR="003B77AE" w:rsidRPr="003B77AE" w:rsidRDefault="003B77AE" w:rsidP="003B77AE">
      <w:pPr>
        <w:rPr>
          <w:b/>
          <w:bCs/>
          <w:i/>
          <w:iCs/>
          <w:sz w:val="24"/>
          <w:szCs w:val="24"/>
        </w:rPr>
      </w:pPr>
      <w:r w:rsidRPr="003B77AE">
        <w:rPr>
          <w:b/>
          <w:bCs/>
          <w:i/>
          <w:iCs/>
          <w:sz w:val="24"/>
          <w:szCs w:val="24"/>
        </w:rPr>
        <w:t>Calculations:</w:t>
      </w:r>
    </w:p>
    <w:p w14:paraId="5D2197C6" w14:textId="6D7D0F1A" w:rsidR="003B77AE" w:rsidRDefault="003B77AE" w:rsidP="0003442D">
      <w:pPr>
        <w:jc w:val="center"/>
      </w:pPr>
      <w:r>
        <w:t>E = k</w:t>
      </w:r>
      <w:r w:rsidR="0074678F">
        <w:t xml:space="preserve"> </w:t>
      </w:r>
      <w:r>
        <w:t>q / r²</w:t>
      </w:r>
    </w:p>
    <w:p w14:paraId="6CC86C3B" w14:textId="0723EB0E" w:rsidR="003B77AE" w:rsidRDefault="003B77AE" w:rsidP="0003442D">
      <w:pPr>
        <w:jc w:val="center"/>
      </w:pPr>
      <w:r>
        <w:t>2.30 = (9 × 10⁹ × q) / (0.75)</w:t>
      </w:r>
      <w:r w:rsidR="0074678F">
        <w:t xml:space="preserve"> </w:t>
      </w:r>
      <w:r>
        <w:t>²</w:t>
      </w:r>
    </w:p>
    <w:p w14:paraId="5FED0373" w14:textId="485232AA" w:rsidR="003B77AE" w:rsidRDefault="003B77AE" w:rsidP="0003442D">
      <w:pPr>
        <w:jc w:val="center"/>
      </w:pPr>
      <w:r w:rsidRPr="007D280D">
        <w:rPr>
          <w:highlight w:val="lightGray"/>
        </w:rPr>
        <w:t>q = 1.4 × 10⁻¹⁰ C</w:t>
      </w:r>
    </w:p>
    <w:p w14:paraId="22AA41E6" w14:textId="1DBB0463" w:rsidR="003B77AE" w:rsidRPr="001E2A75" w:rsidRDefault="003B77AE" w:rsidP="00B83DAC">
      <w:pPr>
        <w:pBdr>
          <w:bottom w:val="single" w:sz="2" w:space="1" w:color="auto"/>
        </w:pBdr>
        <w:rPr>
          <w:color w:val="BFBFBF" w:themeColor="background1" w:themeShade="BF"/>
          <w14:shadow w14:blurRad="50800" w14:dist="50800" w14:dir="5400000" w14:sx="0" w14:sy="0" w14:kx="0" w14:ky="0" w14:algn="ctr">
            <w14:schemeClr w14:val="bg1">
              <w14:lumMod w14:val="75000"/>
            </w14:schemeClr>
          </w14:shadow>
          <w14:textOutline w14:w="9525" w14:cap="rnd" w14:cmpd="sng" w14:algn="ctr">
            <w14:solidFill>
              <w14:schemeClr w14:val="bg1">
                <w14:lumMod w14:val="75000"/>
              </w14:schemeClr>
            </w14:solidFill>
            <w14:prstDash w14:val="solid"/>
            <w14:bevel/>
          </w14:textOutline>
        </w:rPr>
      </w:pPr>
    </w:p>
    <w:p w14:paraId="78AED657" w14:textId="1036B499" w:rsidR="003B77AE" w:rsidRPr="003B77AE" w:rsidRDefault="003B77AE" w:rsidP="003B77AE">
      <w:pPr>
        <w:rPr>
          <w:b/>
          <w:bCs/>
          <w:i/>
          <w:iCs/>
          <w:sz w:val="24"/>
          <w:szCs w:val="24"/>
        </w:rPr>
      </w:pPr>
      <w:r w:rsidRPr="003B77AE">
        <w:rPr>
          <w:b/>
          <w:bCs/>
          <w:i/>
          <w:iCs/>
          <w:sz w:val="24"/>
          <w:szCs w:val="24"/>
        </w:rPr>
        <w:t>P.9</w:t>
      </w:r>
    </w:p>
    <w:p w14:paraId="6661B3E0" w14:textId="77777777" w:rsidR="003B77AE" w:rsidRDefault="003B77AE" w:rsidP="003B77AE">
      <w:pPr>
        <w:rPr>
          <w:b/>
          <w:bCs/>
          <w:i/>
          <w:iCs/>
          <w:sz w:val="24"/>
          <w:szCs w:val="24"/>
        </w:rPr>
      </w:pPr>
      <w:r w:rsidRPr="003B77AE">
        <w:rPr>
          <w:b/>
          <w:bCs/>
          <w:i/>
          <w:iCs/>
          <w:sz w:val="24"/>
          <w:szCs w:val="24"/>
        </w:rPr>
        <w:t>Question:</w:t>
      </w:r>
    </w:p>
    <w:p w14:paraId="4D3E8459" w14:textId="77777777" w:rsidR="003B77AE" w:rsidRPr="003B77AE" w:rsidRDefault="003B77AE" w:rsidP="003B77AE">
      <w:pPr>
        <w:rPr>
          <w:b/>
          <w:bCs/>
          <w:i/>
          <w:iCs/>
          <w:sz w:val="24"/>
          <w:szCs w:val="24"/>
        </w:rPr>
      </w:pPr>
      <w:r>
        <w:t>At what distance along the axis of a charged disk of radius R is the field equal to one-half its value at the center?</w:t>
      </w:r>
    </w:p>
    <w:p w14:paraId="72681A5A" w14:textId="77777777" w:rsidR="003B77AE" w:rsidRPr="003B77AE" w:rsidRDefault="003B77AE" w:rsidP="003B77AE">
      <w:pPr>
        <w:rPr>
          <w:b/>
          <w:bCs/>
          <w:i/>
          <w:iCs/>
          <w:sz w:val="24"/>
          <w:szCs w:val="24"/>
        </w:rPr>
      </w:pPr>
      <w:r w:rsidRPr="003B77AE">
        <w:rPr>
          <w:b/>
          <w:bCs/>
          <w:i/>
          <w:iCs/>
          <w:sz w:val="24"/>
          <w:szCs w:val="24"/>
        </w:rPr>
        <w:t>Solution:</w:t>
      </w:r>
    </w:p>
    <w:p w14:paraId="1EC7EE9A" w14:textId="77777777" w:rsidR="003B77AE" w:rsidRDefault="003B77AE" w:rsidP="0003442D">
      <w:r>
        <w:t>Electric field at point P:</w:t>
      </w:r>
    </w:p>
    <w:p w14:paraId="77193FD1" w14:textId="77777777" w:rsidR="003B77AE" w:rsidRDefault="003B77AE" w:rsidP="0003442D">
      <w:pPr>
        <w:jc w:val="center"/>
      </w:pPr>
      <w:r>
        <w:t>E</w:t>
      </w:r>
      <w:r>
        <w:rPr>
          <w:rFonts w:ascii="Cambria Math" w:hAnsi="Cambria Math" w:cs="Cambria Math"/>
        </w:rPr>
        <w:t>ₚ</w:t>
      </w:r>
      <w:r>
        <w:t xml:space="preserve"> = (</w:t>
      </w:r>
      <w:r>
        <w:rPr>
          <w:rFonts w:ascii="Calibri" w:hAnsi="Calibri" w:cs="Calibri"/>
        </w:rPr>
        <w:t>σ</w:t>
      </w:r>
      <w:r>
        <w:t xml:space="preserve"> / 2</w:t>
      </w:r>
      <w:r>
        <w:rPr>
          <w:rFonts w:ascii="Calibri" w:hAnsi="Calibri" w:cs="Calibri"/>
        </w:rPr>
        <w:t>ε₀</w:t>
      </w:r>
      <w:r>
        <w:t xml:space="preserve">) [ 1 </w:t>
      </w:r>
      <w:r>
        <w:rPr>
          <w:rFonts w:ascii="Calibri" w:hAnsi="Calibri" w:cs="Calibri"/>
        </w:rPr>
        <w:t>−</w:t>
      </w:r>
      <w:r>
        <w:t xml:space="preserve"> z / </w:t>
      </w:r>
      <w:r>
        <w:rPr>
          <w:rFonts w:ascii="Calibri" w:hAnsi="Calibri" w:cs="Calibri"/>
        </w:rPr>
        <w:t>√</w:t>
      </w:r>
      <w:r w:rsidR="0074678F">
        <w:rPr>
          <w:rFonts w:ascii="Calibri" w:hAnsi="Calibri" w:cs="Calibri"/>
        </w:rPr>
        <w:t xml:space="preserve"> </w:t>
      </w:r>
      <w:r>
        <w:t>(z</w:t>
      </w:r>
      <w:r>
        <w:rPr>
          <w:rFonts w:ascii="Calibri" w:hAnsi="Calibri" w:cs="Calibri"/>
        </w:rPr>
        <w:t>²</w:t>
      </w:r>
      <w:r>
        <w:t xml:space="preserve"> + R</w:t>
      </w:r>
      <w:r>
        <w:rPr>
          <w:rFonts w:ascii="Calibri" w:hAnsi="Calibri" w:cs="Calibri"/>
        </w:rPr>
        <w:t>²</w:t>
      </w:r>
      <w:r>
        <w:t>)]</w:t>
      </w:r>
    </w:p>
    <w:p w14:paraId="1EB225C5" w14:textId="77777777" w:rsidR="003B77AE" w:rsidRDefault="003B77AE" w:rsidP="0003442D">
      <w:r>
        <w:t>At the surface (z = 0):</w:t>
      </w:r>
    </w:p>
    <w:p w14:paraId="335FBF53" w14:textId="77777777" w:rsidR="003B77AE" w:rsidRDefault="003B77AE" w:rsidP="0003442D">
      <w:pPr>
        <w:jc w:val="center"/>
      </w:pPr>
      <w:r>
        <w:t>E = σ / (2ε₀)</w:t>
      </w:r>
    </w:p>
    <w:p w14:paraId="7B3B94F0" w14:textId="77777777" w:rsidR="003B77AE" w:rsidRDefault="003B77AE" w:rsidP="0003442D">
      <w:r>
        <w:t>Given E</w:t>
      </w:r>
      <w:r>
        <w:rPr>
          <w:rFonts w:ascii="Cambria Math" w:hAnsi="Cambria Math" w:cs="Cambria Math"/>
        </w:rPr>
        <w:t>ₚ</w:t>
      </w:r>
      <w:r>
        <w:t xml:space="preserve"> = </w:t>
      </w:r>
      <w:r>
        <w:rPr>
          <w:rFonts w:ascii="Calibri" w:hAnsi="Calibri" w:cs="Calibri"/>
        </w:rPr>
        <w:t>½</w:t>
      </w:r>
      <w:r>
        <w:t xml:space="preserve"> E</w:t>
      </w:r>
    </w:p>
    <w:p w14:paraId="37CDA776" w14:textId="77777777" w:rsidR="003B77AE" w:rsidRDefault="003B77AE" w:rsidP="0003442D">
      <w:r>
        <w:t>So,</w:t>
      </w:r>
    </w:p>
    <w:p w14:paraId="679E1F79" w14:textId="77777777" w:rsidR="003B77AE" w:rsidRDefault="003B77AE" w:rsidP="0003442D">
      <w:pPr>
        <w:jc w:val="center"/>
      </w:pPr>
      <w:r>
        <w:t>(σ / 2ε₀) [ 1 − z / √</w:t>
      </w:r>
      <w:r w:rsidR="0074678F">
        <w:t xml:space="preserve"> </w:t>
      </w:r>
      <w:r>
        <w:t>(z² + R²)] = (½) (σ / 2ε₀)</w:t>
      </w:r>
    </w:p>
    <w:p w14:paraId="382A5B58" w14:textId="77777777" w:rsidR="003B77AE" w:rsidRDefault="003B77AE" w:rsidP="0003442D">
      <w:pPr>
        <w:jc w:val="center"/>
      </w:pPr>
      <w:r>
        <w:t>1 − z /</w:t>
      </w:r>
      <w:r w:rsidR="0074678F">
        <w:t xml:space="preserve"> </w:t>
      </w:r>
      <w:r>
        <w:t>√</w:t>
      </w:r>
      <w:r w:rsidR="0074678F">
        <w:t xml:space="preserve"> </w:t>
      </w:r>
      <w:r>
        <w:t>(z² + R²) = ½</w:t>
      </w:r>
    </w:p>
    <w:p w14:paraId="4BFF1882" w14:textId="77777777" w:rsidR="003B77AE" w:rsidRDefault="003B77AE" w:rsidP="0003442D">
      <w:pPr>
        <w:jc w:val="center"/>
      </w:pPr>
      <w:r>
        <w:rPr>
          <w:rFonts w:ascii="Cambria Math" w:hAnsi="Cambria Math" w:cs="Cambria Math"/>
        </w:rPr>
        <w:t>⇒</w:t>
      </w:r>
      <w:r>
        <w:t xml:space="preserve"> z / </w:t>
      </w:r>
      <w:r>
        <w:rPr>
          <w:rFonts w:ascii="Calibri" w:hAnsi="Calibri" w:cs="Calibri"/>
        </w:rPr>
        <w:t>√</w:t>
      </w:r>
      <w:r w:rsidR="0074678F">
        <w:rPr>
          <w:rFonts w:ascii="Calibri" w:hAnsi="Calibri" w:cs="Calibri"/>
        </w:rPr>
        <w:t xml:space="preserve"> </w:t>
      </w:r>
      <w:r>
        <w:t>(z</w:t>
      </w:r>
      <w:r>
        <w:rPr>
          <w:rFonts w:ascii="Calibri" w:hAnsi="Calibri" w:cs="Calibri"/>
        </w:rPr>
        <w:t>²</w:t>
      </w:r>
      <w:r>
        <w:t xml:space="preserve"> + R</w:t>
      </w:r>
      <w:r>
        <w:rPr>
          <w:rFonts w:ascii="Calibri" w:hAnsi="Calibri" w:cs="Calibri"/>
        </w:rPr>
        <w:t>²</w:t>
      </w:r>
      <w:r>
        <w:t xml:space="preserve">) = </w:t>
      </w:r>
      <w:r>
        <w:rPr>
          <w:rFonts w:ascii="Calibri" w:hAnsi="Calibri" w:cs="Calibri"/>
        </w:rPr>
        <w:t>½</w:t>
      </w:r>
    </w:p>
    <w:p w14:paraId="145C0F64" w14:textId="77777777" w:rsidR="003B77AE" w:rsidRDefault="003B77AE" w:rsidP="0003442D">
      <w:pPr>
        <w:jc w:val="center"/>
      </w:pPr>
      <w:r>
        <w:rPr>
          <w:rFonts w:ascii="Cambria Math" w:hAnsi="Cambria Math" w:cs="Cambria Math"/>
        </w:rPr>
        <w:t>⇒</w:t>
      </w:r>
      <w:r>
        <w:t xml:space="preserve"> 4z</w:t>
      </w:r>
      <w:r>
        <w:rPr>
          <w:rFonts w:ascii="Calibri" w:hAnsi="Calibri" w:cs="Calibri"/>
        </w:rPr>
        <w:t>²</w:t>
      </w:r>
      <w:r>
        <w:t xml:space="preserve"> = z</w:t>
      </w:r>
      <w:r>
        <w:rPr>
          <w:rFonts w:ascii="Calibri" w:hAnsi="Calibri" w:cs="Calibri"/>
        </w:rPr>
        <w:t>²</w:t>
      </w:r>
      <w:r>
        <w:t xml:space="preserve"> + R</w:t>
      </w:r>
      <w:r>
        <w:rPr>
          <w:rFonts w:ascii="Calibri" w:hAnsi="Calibri" w:cs="Calibri"/>
        </w:rPr>
        <w:t>²</w:t>
      </w:r>
    </w:p>
    <w:p w14:paraId="2AC732D7" w14:textId="77777777" w:rsidR="003B77AE" w:rsidRDefault="003B77AE" w:rsidP="0003442D">
      <w:pPr>
        <w:jc w:val="center"/>
      </w:pPr>
      <w:r w:rsidRPr="003B77AE">
        <w:rPr>
          <w:rFonts w:ascii="Cambria Math" w:hAnsi="Cambria Math" w:cs="Cambria Math"/>
          <w:highlight w:val="lightGray"/>
        </w:rPr>
        <w:t>⇒</w:t>
      </w:r>
      <w:r w:rsidRPr="003B77AE">
        <w:rPr>
          <w:highlight w:val="lightGray"/>
        </w:rPr>
        <w:t xml:space="preserve"> z = R / </w:t>
      </w:r>
      <w:r w:rsidRPr="003B77AE">
        <w:rPr>
          <w:rFonts w:ascii="Calibri" w:hAnsi="Calibri" w:cs="Calibri"/>
          <w:highlight w:val="lightGray"/>
        </w:rPr>
        <w:t>√</w:t>
      </w:r>
      <w:r w:rsidRPr="003B77AE">
        <w:rPr>
          <w:highlight w:val="lightGray"/>
        </w:rPr>
        <w:t>3</w:t>
      </w:r>
    </w:p>
    <w:p w14:paraId="36F62ED5" w14:textId="77777777" w:rsidR="003B77AE" w:rsidRDefault="003B77AE" w:rsidP="00B83DAC">
      <w:pPr>
        <w:pBdr>
          <w:bottom w:val="single" w:sz="2" w:space="1" w:color="auto"/>
        </w:pBdr>
      </w:pPr>
    </w:p>
    <w:p w14:paraId="1D6F7B38" w14:textId="77777777" w:rsidR="003B77AE" w:rsidRPr="003B77AE" w:rsidRDefault="003B77AE" w:rsidP="003B77AE">
      <w:pPr>
        <w:rPr>
          <w:b/>
          <w:bCs/>
          <w:i/>
          <w:iCs/>
          <w:sz w:val="24"/>
          <w:szCs w:val="24"/>
        </w:rPr>
      </w:pPr>
      <w:r w:rsidRPr="003B77AE">
        <w:rPr>
          <w:b/>
          <w:bCs/>
          <w:i/>
          <w:iCs/>
          <w:sz w:val="24"/>
          <w:szCs w:val="24"/>
        </w:rPr>
        <w:t>P.10</w:t>
      </w:r>
    </w:p>
    <w:p w14:paraId="58D6E504" w14:textId="77777777" w:rsidR="003B77AE" w:rsidRPr="003B77AE" w:rsidRDefault="003B77AE" w:rsidP="003B77AE">
      <w:pPr>
        <w:rPr>
          <w:b/>
          <w:bCs/>
          <w:i/>
          <w:iCs/>
          <w:sz w:val="24"/>
          <w:szCs w:val="24"/>
        </w:rPr>
      </w:pPr>
      <w:r w:rsidRPr="003B77AE">
        <w:rPr>
          <w:b/>
          <w:bCs/>
          <w:i/>
          <w:iCs/>
          <w:sz w:val="24"/>
          <w:szCs w:val="24"/>
        </w:rPr>
        <w:t>Question:</w:t>
      </w:r>
    </w:p>
    <w:p w14:paraId="471CA3D8" w14:textId="77777777" w:rsidR="003B77AE" w:rsidRDefault="003B77AE" w:rsidP="003B77AE">
      <w:r>
        <w:t>Two equal and opposite charges ±1.88 × 10⁻⁷ C are held 15.2 cm apart.</w:t>
      </w:r>
    </w:p>
    <w:p w14:paraId="30C663B2" w14:textId="77777777" w:rsidR="003B77AE" w:rsidRDefault="003B77AE" w:rsidP="003B77AE">
      <w:r>
        <w:lastRenderedPageBreak/>
        <w:t>(a) What is the magnitude of electric field at the midpoint?</w:t>
      </w:r>
    </w:p>
    <w:p w14:paraId="45EB6F6B" w14:textId="77777777" w:rsidR="003B77AE" w:rsidRDefault="003B77AE" w:rsidP="003B77AE">
      <w:r>
        <w:t>(b) What force would act on an electron placed there?</w:t>
      </w:r>
    </w:p>
    <w:p w14:paraId="741E27D8" w14:textId="77777777" w:rsidR="003B77AE" w:rsidRPr="003B77AE" w:rsidRDefault="003B77AE" w:rsidP="003B77AE">
      <w:pPr>
        <w:rPr>
          <w:b/>
          <w:bCs/>
          <w:i/>
          <w:iCs/>
          <w:sz w:val="24"/>
          <w:szCs w:val="24"/>
        </w:rPr>
      </w:pPr>
      <w:r w:rsidRPr="003B77AE">
        <w:rPr>
          <w:b/>
          <w:bCs/>
          <w:i/>
          <w:iCs/>
          <w:sz w:val="24"/>
          <w:szCs w:val="24"/>
        </w:rPr>
        <w:t>Data:</w:t>
      </w:r>
    </w:p>
    <w:p w14:paraId="43EB90B7" w14:textId="77777777" w:rsidR="003B77AE" w:rsidRDefault="003B77AE" w:rsidP="003B77AE">
      <w:r>
        <w:t>q₁ = –1.88 × 10⁻⁷ C</w:t>
      </w:r>
    </w:p>
    <w:p w14:paraId="3F1B9113" w14:textId="77777777" w:rsidR="003B77AE" w:rsidRDefault="003B77AE" w:rsidP="003B77AE">
      <w:r>
        <w:t>q₂ = +1.88 × 10⁻⁷ C</w:t>
      </w:r>
    </w:p>
    <w:p w14:paraId="1F996284" w14:textId="77777777" w:rsidR="003B77AE" w:rsidRDefault="003B77AE" w:rsidP="003B77AE">
      <w:r>
        <w:t>d = 15.2 × 10⁻² m</w:t>
      </w:r>
    </w:p>
    <w:p w14:paraId="5A6528E9" w14:textId="77777777" w:rsidR="003B77AE" w:rsidRDefault="003B77AE" w:rsidP="003B77AE">
      <w:r w:rsidRPr="003B77AE">
        <w:rPr>
          <w:b/>
          <w:bCs/>
        </w:rPr>
        <w:t>(a)</w:t>
      </w:r>
      <w:r>
        <w:t xml:space="preserve"> Electric field at midpoint:</w:t>
      </w:r>
    </w:p>
    <w:p w14:paraId="75DF4D01" w14:textId="77777777" w:rsidR="003B77AE" w:rsidRDefault="003B77AE" w:rsidP="0003442D">
      <w:pPr>
        <w:jc w:val="center"/>
      </w:pPr>
      <w:r>
        <w:t>E₁ = k q / (d/2) ²</w:t>
      </w:r>
    </w:p>
    <w:p w14:paraId="129A21D1" w14:textId="77777777" w:rsidR="003B77AE" w:rsidRDefault="003B77AE" w:rsidP="0003442D">
      <w:pPr>
        <w:jc w:val="center"/>
      </w:pPr>
      <w:r>
        <w:t>E₂ = k q / (d/2) ²</w:t>
      </w:r>
    </w:p>
    <w:p w14:paraId="3E100B8B" w14:textId="77777777" w:rsidR="003B77AE" w:rsidRDefault="003B77AE" w:rsidP="0003442D">
      <w:pPr>
        <w:jc w:val="center"/>
      </w:pPr>
      <w:r>
        <w:t>Net field E = E₁ + E₂ = 4kq / d²</w:t>
      </w:r>
    </w:p>
    <w:p w14:paraId="0897AB51" w14:textId="77777777" w:rsidR="003B77AE" w:rsidRDefault="003B77AE" w:rsidP="0003442D">
      <w:pPr>
        <w:jc w:val="center"/>
      </w:pPr>
      <w:r>
        <w:t>E = 4 × 9 × 10⁹ × 1.88 × 10⁻⁷ / (0.152)</w:t>
      </w:r>
      <w:r w:rsidR="0074678F">
        <w:t xml:space="preserve"> </w:t>
      </w:r>
      <w:r>
        <w:t>²</w:t>
      </w:r>
    </w:p>
    <w:p w14:paraId="3D93F168" w14:textId="77777777" w:rsidR="003B77AE" w:rsidRDefault="003B77AE" w:rsidP="0003442D">
      <w:pPr>
        <w:jc w:val="center"/>
      </w:pPr>
      <w:r w:rsidRPr="00CE399A">
        <w:rPr>
          <w:highlight w:val="lightGray"/>
        </w:rPr>
        <w:t>E = 5.86 × 10⁵ N/C</w:t>
      </w:r>
    </w:p>
    <w:p w14:paraId="6FA0F859" w14:textId="77777777" w:rsidR="003B77AE" w:rsidRDefault="003B77AE" w:rsidP="0003442D">
      <w:pPr>
        <w:jc w:val="center"/>
      </w:pPr>
      <w:r>
        <w:t>Direction: From +q to −q.</w:t>
      </w:r>
    </w:p>
    <w:p w14:paraId="0D6458CF" w14:textId="77777777" w:rsidR="003B77AE" w:rsidRDefault="003B77AE" w:rsidP="003B77AE">
      <w:r w:rsidRPr="003B77AE">
        <w:rPr>
          <w:b/>
          <w:bCs/>
        </w:rPr>
        <w:t>(b)</w:t>
      </w:r>
      <w:r>
        <w:t xml:space="preserve"> Force on electron:</w:t>
      </w:r>
    </w:p>
    <w:p w14:paraId="5DAFB505" w14:textId="77777777" w:rsidR="003B77AE" w:rsidRDefault="003B77AE" w:rsidP="0003442D">
      <w:pPr>
        <w:jc w:val="center"/>
      </w:pPr>
      <w:r>
        <w:t>F = qₑ</w:t>
      </w:r>
      <w:r w:rsidR="0074678F">
        <w:t xml:space="preserve"> </w:t>
      </w:r>
      <w:r>
        <w:t xml:space="preserve">E = 1.6 × 10⁻¹⁹ × 5.86 × 10⁵ = </w:t>
      </w:r>
      <w:r w:rsidRPr="0003442D">
        <w:rPr>
          <w:highlight w:val="lightGray"/>
        </w:rPr>
        <w:t>9.37 × 10⁻¹⁴ N</w:t>
      </w:r>
    </w:p>
    <w:p w14:paraId="38C06705" w14:textId="77777777" w:rsidR="003B77AE" w:rsidRDefault="003B77AE" w:rsidP="00B83DAC">
      <w:pPr>
        <w:pBdr>
          <w:bottom w:val="single" w:sz="2" w:space="1" w:color="auto"/>
        </w:pBdr>
      </w:pPr>
    </w:p>
    <w:p w14:paraId="483CFB5D" w14:textId="77777777" w:rsidR="003B77AE" w:rsidRPr="003B77AE" w:rsidRDefault="003B77AE" w:rsidP="003B77AE">
      <w:pPr>
        <w:rPr>
          <w:b/>
          <w:bCs/>
          <w:i/>
          <w:iCs/>
          <w:sz w:val="24"/>
          <w:szCs w:val="24"/>
        </w:rPr>
      </w:pPr>
      <w:r w:rsidRPr="003B77AE">
        <w:rPr>
          <w:b/>
          <w:bCs/>
          <w:i/>
          <w:iCs/>
          <w:sz w:val="24"/>
          <w:szCs w:val="24"/>
        </w:rPr>
        <w:t>P.11 — Millikan’s Experiment</w:t>
      </w:r>
    </w:p>
    <w:p w14:paraId="668402BD" w14:textId="77777777" w:rsidR="003B77AE" w:rsidRDefault="003B77AE" w:rsidP="003B77AE">
      <w:r>
        <w:t>A drop of radius 1.64 µm and density 0.851 g/cm³ is balanced when an electric field of 1.92 × 10⁵ N/C is applied. Find the charge on the drop in terms of e.</w:t>
      </w:r>
    </w:p>
    <w:p w14:paraId="7169F256" w14:textId="77777777" w:rsidR="003B77AE" w:rsidRPr="003B77AE" w:rsidRDefault="003B77AE" w:rsidP="003B77AE">
      <w:pPr>
        <w:rPr>
          <w:b/>
          <w:bCs/>
          <w:i/>
          <w:iCs/>
          <w:sz w:val="24"/>
          <w:szCs w:val="24"/>
        </w:rPr>
      </w:pPr>
      <w:r w:rsidRPr="003B77AE">
        <w:rPr>
          <w:b/>
          <w:bCs/>
          <w:i/>
          <w:iCs/>
          <w:sz w:val="24"/>
          <w:szCs w:val="24"/>
        </w:rPr>
        <w:t>Data:</w:t>
      </w:r>
    </w:p>
    <w:p w14:paraId="0882B9BE" w14:textId="77777777" w:rsidR="003B77AE" w:rsidRDefault="003B77AE" w:rsidP="003B77AE">
      <w:r>
        <w:t>ρ = 851 kg/m³</w:t>
      </w:r>
    </w:p>
    <w:p w14:paraId="1A1C621A" w14:textId="77777777" w:rsidR="003B77AE" w:rsidRDefault="003B77AE" w:rsidP="003B77AE">
      <w:r>
        <w:t>R = 1.64 × 10⁻⁶ m</w:t>
      </w:r>
    </w:p>
    <w:p w14:paraId="4DEC3C23" w14:textId="77777777" w:rsidR="003B77AE" w:rsidRDefault="003B77AE" w:rsidP="003B77AE">
      <w:r>
        <w:t>E = 1.92 × 10⁵ N/C</w:t>
      </w:r>
    </w:p>
    <w:p w14:paraId="7ACBE97F" w14:textId="77777777" w:rsidR="003B77AE" w:rsidRPr="003B77AE" w:rsidRDefault="003B77AE" w:rsidP="003B77AE">
      <w:pPr>
        <w:rPr>
          <w:b/>
          <w:bCs/>
          <w:i/>
          <w:iCs/>
          <w:sz w:val="24"/>
          <w:szCs w:val="24"/>
        </w:rPr>
      </w:pPr>
      <w:r w:rsidRPr="003B77AE">
        <w:rPr>
          <w:b/>
          <w:bCs/>
          <w:i/>
          <w:iCs/>
          <w:sz w:val="24"/>
          <w:szCs w:val="24"/>
        </w:rPr>
        <w:t>Calculations:</w:t>
      </w:r>
    </w:p>
    <w:p w14:paraId="7BC9A4B8" w14:textId="77777777" w:rsidR="003B77AE" w:rsidRDefault="003B77AE" w:rsidP="003B77AE">
      <w:r>
        <w:t>For balanced condition:</w:t>
      </w:r>
    </w:p>
    <w:p w14:paraId="01C12327" w14:textId="77777777" w:rsidR="003B77AE" w:rsidRDefault="003B77AE" w:rsidP="00CE399A">
      <w:pPr>
        <w:jc w:val="center"/>
      </w:pPr>
      <w:r>
        <w:t xml:space="preserve">Fₑ = </w:t>
      </w:r>
      <w:r w:rsidR="0074678F">
        <w:t xml:space="preserve">F </w:t>
      </w:r>
      <w:r>
        <w:t>g</w:t>
      </w:r>
    </w:p>
    <w:p w14:paraId="696E4FD4" w14:textId="77777777" w:rsidR="003B77AE" w:rsidRDefault="0074678F" w:rsidP="00CE399A">
      <w:pPr>
        <w:jc w:val="center"/>
      </w:pPr>
      <w:r>
        <w:t xml:space="preserve">q </w:t>
      </w:r>
      <w:r w:rsidR="003B77AE">
        <w:t>E = mg = (4/3) π R³ ρ g</w:t>
      </w:r>
    </w:p>
    <w:p w14:paraId="47F96EDB" w14:textId="77777777" w:rsidR="003B77AE" w:rsidRDefault="003B77AE" w:rsidP="00CE399A">
      <w:pPr>
        <w:jc w:val="center"/>
      </w:pPr>
      <w:r>
        <w:t>q = (4π R³ ρ g) / (3E)</w:t>
      </w:r>
    </w:p>
    <w:p w14:paraId="471E952F" w14:textId="77777777" w:rsidR="003B77AE" w:rsidRDefault="003B77AE" w:rsidP="00CE399A">
      <w:pPr>
        <w:jc w:val="center"/>
      </w:pPr>
      <w:r>
        <w:t>= (4π × (1.64 × 10⁻⁶)</w:t>
      </w:r>
      <w:r w:rsidR="0074678F">
        <w:t xml:space="preserve"> </w:t>
      </w:r>
      <w:r>
        <w:t>³ × 851 × 9.8) / (3 × 1.92 × 10⁵)</w:t>
      </w:r>
    </w:p>
    <w:p w14:paraId="7B4E0CCE" w14:textId="151D9DDF" w:rsidR="003B77AE" w:rsidRDefault="00FD3C68" w:rsidP="00CE399A">
      <w:pPr>
        <w:jc w:val="center"/>
      </w:pPr>
      <w:r w:rsidRPr="00FD3C68">
        <w:rPr>
          <w:highlight w:val="lightGray"/>
        </w:rPr>
        <w:t>q</w:t>
      </w:r>
      <w:r w:rsidR="003B77AE" w:rsidRPr="00FD3C68">
        <w:rPr>
          <w:highlight w:val="lightGray"/>
        </w:rPr>
        <w:t>= 8.02 × 10⁻¹⁹ C</w:t>
      </w:r>
    </w:p>
    <w:p w14:paraId="7C4E27C7" w14:textId="77777777" w:rsidR="003B77AE" w:rsidRDefault="003B77AE" w:rsidP="00CE399A">
      <w:r>
        <w:t>Since field is downward, the charge must be negative.</w:t>
      </w:r>
    </w:p>
    <w:p w14:paraId="5D5901B1" w14:textId="77777777" w:rsidR="003B77AE" w:rsidRDefault="003B77AE" w:rsidP="00CE399A">
      <w:r>
        <w:lastRenderedPageBreak/>
        <w:t>In terms of e:</w:t>
      </w:r>
    </w:p>
    <w:p w14:paraId="3AA2BBA4" w14:textId="77777777" w:rsidR="003B77AE" w:rsidRDefault="003B77AE" w:rsidP="00CE399A">
      <w:pPr>
        <w:jc w:val="center"/>
      </w:pPr>
      <w:r>
        <w:t>q = n e</w:t>
      </w:r>
    </w:p>
    <w:p w14:paraId="10056257" w14:textId="77777777" w:rsidR="003B77AE" w:rsidRDefault="003B77AE" w:rsidP="00CE399A">
      <w:pPr>
        <w:jc w:val="center"/>
      </w:pPr>
      <w:r>
        <w:t>8.02 × 10⁻¹⁹ = n (1.6 × 10⁻¹⁹)</w:t>
      </w:r>
    </w:p>
    <w:p w14:paraId="399A5C54" w14:textId="77777777" w:rsidR="003B77AE" w:rsidRDefault="003B77AE" w:rsidP="00CE399A">
      <w:pPr>
        <w:jc w:val="center"/>
      </w:pPr>
      <w:r w:rsidRPr="00CE399A">
        <w:rPr>
          <w:highlight w:val="lightGray"/>
        </w:rPr>
        <w:t>n ≈ 5 electrons</w:t>
      </w:r>
    </w:p>
    <w:p w14:paraId="71D4C93F" w14:textId="77777777" w:rsidR="003B77AE" w:rsidRDefault="003B77AE" w:rsidP="00B83DAC">
      <w:pPr>
        <w:pBdr>
          <w:bottom w:val="single" w:sz="2" w:space="1" w:color="auto"/>
        </w:pBdr>
        <w:jc w:val="center"/>
      </w:pPr>
    </w:p>
    <w:p w14:paraId="0B3961B6" w14:textId="77777777" w:rsidR="003B77AE" w:rsidRDefault="003B77AE" w:rsidP="003B77AE">
      <w:pPr>
        <w:rPr>
          <w:b/>
          <w:bCs/>
          <w:i/>
          <w:iCs/>
          <w:sz w:val="28"/>
          <w:szCs w:val="28"/>
        </w:rPr>
      </w:pPr>
      <w:r w:rsidRPr="003B77AE">
        <w:rPr>
          <w:b/>
          <w:bCs/>
          <w:i/>
          <w:iCs/>
          <w:sz w:val="28"/>
          <w:szCs w:val="28"/>
        </w:rPr>
        <w:t>P.12</w:t>
      </w:r>
    </w:p>
    <w:p w14:paraId="33664548" w14:textId="77777777" w:rsidR="003B77AE" w:rsidRPr="003B77AE" w:rsidRDefault="003B77AE" w:rsidP="003B77AE">
      <w:pPr>
        <w:rPr>
          <w:b/>
          <w:bCs/>
          <w:i/>
          <w:iCs/>
          <w:sz w:val="28"/>
          <w:szCs w:val="28"/>
        </w:rPr>
      </w:pPr>
      <w:r w:rsidRPr="003B77AE">
        <w:rPr>
          <w:b/>
          <w:bCs/>
          <w:i/>
          <w:iCs/>
          <w:sz w:val="24"/>
          <w:szCs w:val="24"/>
        </w:rPr>
        <w:t>Question:</w:t>
      </w:r>
    </w:p>
    <w:p w14:paraId="757C9D8A" w14:textId="2C3E42FD" w:rsidR="003B77AE" w:rsidRDefault="003B77AE" w:rsidP="003B77AE">
      <w:r>
        <w:t>An electric dipole consists of charges ±1.48 n</w:t>
      </w:r>
      <w:r w:rsidR="00FD3C68">
        <w:t xml:space="preserve"> </w:t>
      </w:r>
      <w:r>
        <w:t>C separated by 6.23 µm in an electric field of 1100 N/C.</w:t>
      </w:r>
    </w:p>
    <w:p w14:paraId="48B4B4CA" w14:textId="77777777" w:rsidR="003B77AE" w:rsidRDefault="003B77AE" w:rsidP="003B77AE">
      <w:r>
        <w:t>(a) Find the dipole moment.</w:t>
      </w:r>
    </w:p>
    <w:p w14:paraId="57887463" w14:textId="77777777" w:rsidR="003B77AE" w:rsidRDefault="003B77AE" w:rsidP="003B77AE">
      <w:r>
        <w:t>(b) Find the difference in potential energy for parallel and anti-parallel orientations.</w:t>
      </w:r>
    </w:p>
    <w:p w14:paraId="28E5CCFD" w14:textId="77777777" w:rsidR="003B77AE" w:rsidRPr="003B77AE" w:rsidRDefault="003B77AE" w:rsidP="003B77AE">
      <w:pPr>
        <w:rPr>
          <w:b/>
          <w:bCs/>
          <w:i/>
          <w:iCs/>
          <w:sz w:val="24"/>
          <w:szCs w:val="24"/>
        </w:rPr>
      </w:pPr>
      <w:r w:rsidRPr="003B77AE">
        <w:rPr>
          <w:b/>
          <w:bCs/>
          <w:i/>
          <w:iCs/>
          <w:sz w:val="24"/>
          <w:szCs w:val="24"/>
        </w:rPr>
        <w:t>Data:</w:t>
      </w:r>
    </w:p>
    <w:p w14:paraId="12F5C348" w14:textId="77777777" w:rsidR="003B77AE" w:rsidRDefault="003B77AE" w:rsidP="003B77AE">
      <w:r>
        <w:t>d = 6.23 × 10⁻⁶ m</w:t>
      </w:r>
    </w:p>
    <w:p w14:paraId="79514B90" w14:textId="77777777" w:rsidR="003B77AE" w:rsidRDefault="003B77AE" w:rsidP="003B77AE">
      <w:r>
        <w:t>q = 1.48 × 10⁻⁹ C</w:t>
      </w:r>
    </w:p>
    <w:p w14:paraId="3ECCCC2C" w14:textId="77777777" w:rsidR="003B77AE" w:rsidRDefault="003B77AE" w:rsidP="003B77AE">
      <w:r>
        <w:t>E = 1100 N/C</w:t>
      </w:r>
    </w:p>
    <w:p w14:paraId="51C18D60" w14:textId="77777777" w:rsidR="003B77AE" w:rsidRDefault="003B77AE" w:rsidP="003B77AE">
      <w:r w:rsidRPr="003B77AE">
        <w:rPr>
          <w:b/>
          <w:bCs/>
        </w:rPr>
        <w:t>(a)</w:t>
      </w:r>
      <w:r>
        <w:t xml:space="preserve"> Dipole moment:</w:t>
      </w:r>
    </w:p>
    <w:p w14:paraId="09596A1B" w14:textId="77777777" w:rsidR="003B77AE" w:rsidRDefault="003B77AE" w:rsidP="00FD3C68">
      <w:pPr>
        <w:jc w:val="center"/>
      </w:pPr>
      <w:r>
        <w:t xml:space="preserve">p = q d = 1.48 × 10⁻⁹ × 6.23 × 10⁻⁶ = </w:t>
      </w:r>
      <w:r w:rsidRPr="00FD3C68">
        <w:rPr>
          <w:highlight w:val="lightGray"/>
        </w:rPr>
        <w:t>9.2 × 10⁻¹⁵ C·</w:t>
      </w:r>
      <w:r w:rsidR="0074678F" w:rsidRPr="00FD3C68">
        <w:rPr>
          <w:highlight w:val="lightGray"/>
        </w:rPr>
        <w:t xml:space="preserve"> </w:t>
      </w:r>
      <w:r w:rsidRPr="00FD3C68">
        <w:rPr>
          <w:highlight w:val="lightGray"/>
        </w:rPr>
        <w:t>m</w:t>
      </w:r>
    </w:p>
    <w:p w14:paraId="46483333" w14:textId="77777777" w:rsidR="003B77AE" w:rsidRDefault="003B77AE" w:rsidP="003B77AE">
      <w:r w:rsidRPr="003B77AE">
        <w:rPr>
          <w:b/>
          <w:bCs/>
        </w:rPr>
        <w:t>(b)</w:t>
      </w:r>
      <w:r>
        <w:t xml:space="preserve"> Potential energy:</w:t>
      </w:r>
    </w:p>
    <w:p w14:paraId="5AE0F781" w14:textId="77777777" w:rsidR="003B77AE" w:rsidRDefault="003B77AE" w:rsidP="00FD3C68">
      <w:pPr>
        <w:jc w:val="center"/>
      </w:pPr>
      <w:r>
        <w:t>U = −p</w:t>
      </w:r>
      <w:r w:rsidR="0074678F">
        <w:t xml:space="preserve"> </w:t>
      </w:r>
      <w:r>
        <w:t>E cos θ</w:t>
      </w:r>
    </w:p>
    <w:p w14:paraId="0383F0C0" w14:textId="77777777" w:rsidR="003B77AE" w:rsidRDefault="003B77AE" w:rsidP="003B77AE">
      <w:r>
        <w:t>For θ = 0° (parallel):</w:t>
      </w:r>
    </w:p>
    <w:p w14:paraId="77B7A3E7" w14:textId="77777777" w:rsidR="003B77AE" w:rsidRDefault="003B77AE" w:rsidP="00FD3C68">
      <w:pPr>
        <w:jc w:val="center"/>
      </w:pPr>
      <w:r>
        <w:t xml:space="preserve">U = −9.2 × 10⁻¹⁵ × 1100 × cos 0° = </w:t>
      </w:r>
      <w:r w:rsidRPr="00FD3C68">
        <w:rPr>
          <w:highlight w:val="lightGray"/>
        </w:rPr>
        <w:t>−1.01 × 10⁻¹¹ J</w:t>
      </w:r>
    </w:p>
    <w:p w14:paraId="5B17D0EC" w14:textId="77777777" w:rsidR="003B77AE" w:rsidRDefault="003B77AE" w:rsidP="003B77AE">
      <w:r>
        <w:t>For θ = 180° (anti-parallel):</w:t>
      </w:r>
    </w:p>
    <w:p w14:paraId="3BB6DF40" w14:textId="77777777" w:rsidR="003B77AE" w:rsidRDefault="003B77AE" w:rsidP="00FD3C68">
      <w:pPr>
        <w:jc w:val="center"/>
      </w:pPr>
      <w:r>
        <w:t>U = −9.2 × 10⁻¹⁵ × 1100 × cos 180° = +1.01 × 10⁻¹¹ J</w:t>
      </w:r>
    </w:p>
    <w:p w14:paraId="719F7B34" w14:textId="77777777" w:rsidR="003B77AE" w:rsidRDefault="003B77AE" w:rsidP="00B83DAC">
      <w:pPr>
        <w:pBdr>
          <w:bottom w:val="single" w:sz="2" w:space="1" w:color="auto"/>
        </w:pBdr>
      </w:pPr>
    </w:p>
    <w:p w14:paraId="0E467BBF" w14:textId="77777777" w:rsidR="003B77AE" w:rsidRPr="003B77AE" w:rsidRDefault="003B77AE" w:rsidP="003B77AE">
      <w:pPr>
        <w:rPr>
          <w:b/>
          <w:bCs/>
          <w:i/>
          <w:iCs/>
          <w:sz w:val="28"/>
          <w:szCs w:val="28"/>
        </w:rPr>
      </w:pPr>
      <w:r w:rsidRPr="003B77AE">
        <w:rPr>
          <w:b/>
          <w:bCs/>
          <w:i/>
          <w:iCs/>
          <w:sz w:val="28"/>
          <w:szCs w:val="28"/>
        </w:rPr>
        <w:t>P.13</w:t>
      </w:r>
    </w:p>
    <w:p w14:paraId="4105F99F" w14:textId="77777777" w:rsidR="003B77AE" w:rsidRPr="003B77AE" w:rsidRDefault="003B77AE" w:rsidP="003B77AE">
      <w:pPr>
        <w:rPr>
          <w:b/>
          <w:bCs/>
          <w:i/>
          <w:iCs/>
          <w:sz w:val="24"/>
          <w:szCs w:val="24"/>
        </w:rPr>
      </w:pPr>
      <w:r w:rsidRPr="003B77AE">
        <w:rPr>
          <w:b/>
          <w:bCs/>
          <w:i/>
          <w:iCs/>
          <w:sz w:val="24"/>
          <w:szCs w:val="24"/>
        </w:rPr>
        <w:t>Question:</w:t>
      </w:r>
    </w:p>
    <w:p w14:paraId="1D461B2F" w14:textId="77777777" w:rsidR="003B77AE" w:rsidRDefault="003B77AE" w:rsidP="003B77AE">
      <w:r>
        <w:t>An electric dipole consists of charges +2e and −2e separated by 0.78 nm in an electric field of 3.4 × 10⁶ N/C. Find torque on the dipole when:</w:t>
      </w:r>
    </w:p>
    <w:p w14:paraId="258DAC6C" w14:textId="77777777" w:rsidR="003B77AE" w:rsidRDefault="003B77AE" w:rsidP="003B77AE">
      <w:r>
        <w:t>(a) parallel, (b) right angle, (c) opposite to field.</w:t>
      </w:r>
    </w:p>
    <w:p w14:paraId="471C769D" w14:textId="77777777" w:rsidR="003B77AE" w:rsidRPr="003B77AE" w:rsidRDefault="003B77AE" w:rsidP="003B77AE">
      <w:pPr>
        <w:rPr>
          <w:b/>
          <w:bCs/>
          <w:i/>
          <w:iCs/>
          <w:sz w:val="24"/>
          <w:szCs w:val="24"/>
        </w:rPr>
      </w:pPr>
      <w:r w:rsidRPr="003B77AE">
        <w:rPr>
          <w:b/>
          <w:bCs/>
          <w:i/>
          <w:iCs/>
          <w:sz w:val="24"/>
          <w:szCs w:val="24"/>
        </w:rPr>
        <w:t>Data:</w:t>
      </w:r>
    </w:p>
    <w:p w14:paraId="29FF3489" w14:textId="77777777" w:rsidR="003B77AE" w:rsidRDefault="003B77AE" w:rsidP="003B77AE">
      <w:r>
        <w:t>d = 0.78 × 10⁻⁹ m</w:t>
      </w:r>
    </w:p>
    <w:p w14:paraId="3E8F3AE5" w14:textId="77777777" w:rsidR="003B77AE" w:rsidRDefault="003B77AE" w:rsidP="003B77AE">
      <w:r>
        <w:lastRenderedPageBreak/>
        <w:t>q = ±2e = ±3.2 × 10⁻¹⁹ C</w:t>
      </w:r>
    </w:p>
    <w:p w14:paraId="17D335D7" w14:textId="77777777" w:rsidR="003B77AE" w:rsidRDefault="003B77AE" w:rsidP="003B77AE">
      <w:r>
        <w:t>E = 3.4 × 10⁶ N/C</w:t>
      </w:r>
    </w:p>
    <w:p w14:paraId="1CC539FF" w14:textId="77777777" w:rsidR="003B77AE" w:rsidRPr="003B77AE" w:rsidRDefault="003B77AE" w:rsidP="003B77AE">
      <w:r w:rsidRPr="003B77AE">
        <w:rPr>
          <w:b/>
          <w:bCs/>
        </w:rPr>
        <w:t xml:space="preserve">(a) </w:t>
      </w:r>
      <w:r w:rsidRPr="003B77AE">
        <w:t>θ = 0°: τ = p</w:t>
      </w:r>
      <w:r w:rsidR="0074678F">
        <w:t xml:space="preserve"> </w:t>
      </w:r>
      <w:r w:rsidRPr="003B77AE">
        <w:t>E</w:t>
      </w:r>
      <w:r w:rsidR="0074678F">
        <w:t xml:space="preserve"> </w:t>
      </w:r>
      <w:r w:rsidRPr="003B77AE">
        <w:t>sin θ = 0</w:t>
      </w:r>
    </w:p>
    <w:p w14:paraId="554EAAA7" w14:textId="77777777" w:rsidR="003B77AE" w:rsidRPr="003B77AE" w:rsidRDefault="003B77AE" w:rsidP="003B77AE">
      <w:pPr>
        <w:rPr>
          <w:b/>
          <w:bCs/>
        </w:rPr>
      </w:pPr>
      <w:r w:rsidRPr="003B77AE">
        <w:rPr>
          <w:b/>
          <w:bCs/>
        </w:rPr>
        <w:t xml:space="preserve">(b) </w:t>
      </w:r>
      <w:r w:rsidRPr="003B77AE">
        <w:t>θ = 90°: τ = q d E = 3.2 × 10⁻¹⁹ × 0.78 × 10⁻⁹ × 3.4 × 10⁶ = 8.4 × 10⁻²² N·</w:t>
      </w:r>
      <w:r w:rsidR="0074678F">
        <w:t xml:space="preserve"> </w:t>
      </w:r>
      <w:r w:rsidRPr="003B77AE">
        <w:t>m</w:t>
      </w:r>
    </w:p>
    <w:p w14:paraId="45F5994A" w14:textId="77777777" w:rsidR="003B77AE" w:rsidRDefault="003B77AE" w:rsidP="003B77AE">
      <w:r w:rsidRPr="003B77AE">
        <w:rPr>
          <w:b/>
          <w:bCs/>
        </w:rPr>
        <w:t>(c)</w:t>
      </w:r>
      <w:r>
        <w:t xml:space="preserve"> θ = 180°: τ = 0</w:t>
      </w:r>
    </w:p>
    <w:p w14:paraId="7A0696CD" w14:textId="77777777" w:rsidR="003B77AE" w:rsidRDefault="003B77AE" w:rsidP="00B83DAC">
      <w:pPr>
        <w:pBdr>
          <w:bottom w:val="single" w:sz="2" w:space="1" w:color="auto"/>
        </w:pBdr>
      </w:pPr>
    </w:p>
    <w:p w14:paraId="69D43E64" w14:textId="77777777" w:rsidR="003B77AE" w:rsidRPr="003B77AE" w:rsidRDefault="003B77AE" w:rsidP="003B77AE">
      <w:pPr>
        <w:rPr>
          <w:b/>
          <w:bCs/>
          <w:i/>
          <w:iCs/>
          <w:sz w:val="28"/>
          <w:szCs w:val="28"/>
        </w:rPr>
      </w:pPr>
      <w:r w:rsidRPr="003B77AE">
        <w:rPr>
          <w:b/>
          <w:bCs/>
          <w:i/>
          <w:iCs/>
          <w:sz w:val="28"/>
          <w:szCs w:val="28"/>
        </w:rPr>
        <w:t>P.14</w:t>
      </w:r>
    </w:p>
    <w:p w14:paraId="0E6A6F5A" w14:textId="77777777" w:rsidR="003B77AE" w:rsidRPr="003B77AE" w:rsidRDefault="003B77AE" w:rsidP="003B77AE">
      <w:pPr>
        <w:rPr>
          <w:b/>
          <w:bCs/>
          <w:i/>
          <w:iCs/>
          <w:sz w:val="24"/>
          <w:szCs w:val="24"/>
        </w:rPr>
      </w:pPr>
      <w:r w:rsidRPr="003B77AE">
        <w:rPr>
          <w:b/>
          <w:bCs/>
          <w:i/>
          <w:iCs/>
          <w:sz w:val="24"/>
          <w:szCs w:val="24"/>
        </w:rPr>
        <w:t>Question:</w:t>
      </w:r>
    </w:p>
    <w:p w14:paraId="243E8E30" w14:textId="77777777" w:rsidR="003B77AE" w:rsidRDefault="003B77AE" w:rsidP="003B77AE">
      <w:r>
        <w:t>Find the frequency of oscillation of an electric dipole (moment P, rotational inertia I) for small angular oscillations in a uniform electric field E.</w:t>
      </w:r>
    </w:p>
    <w:p w14:paraId="0EE18DA6" w14:textId="77777777" w:rsidR="003B77AE" w:rsidRPr="003B77AE" w:rsidRDefault="003B77AE" w:rsidP="003B77AE">
      <w:pPr>
        <w:rPr>
          <w:b/>
          <w:bCs/>
          <w:i/>
          <w:iCs/>
          <w:sz w:val="24"/>
          <w:szCs w:val="24"/>
        </w:rPr>
      </w:pPr>
      <w:r w:rsidRPr="003B77AE">
        <w:rPr>
          <w:b/>
          <w:bCs/>
          <w:i/>
          <w:iCs/>
          <w:sz w:val="24"/>
          <w:szCs w:val="24"/>
        </w:rPr>
        <w:t>Solution:</w:t>
      </w:r>
    </w:p>
    <w:p w14:paraId="7E03D458" w14:textId="77777777" w:rsidR="003B77AE" w:rsidRDefault="003B77AE" w:rsidP="001D3A1C">
      <w:pPr>
        <w:jc w:val="center"/>
      </w:pPr>
      <w:r>
        <w:t>τₑ = P E sin θ</w:t>
      </w:r>
    </w:p>
    <w:p w14:paraId="73F63943" w14:textId="77777777" w:rsidR="003B77AE" w:rsidRDefault="003B77AE" w:rsidP="001D3A1C">
      <w:pPr>
        <w:jc w:val="center"/>
      </w:pPr>
      <w:r>
        <w:t>τ = r F sin θ = r m a = m r² α = I α</w:t>
      </w:r>
    </w:p>
    <w:p w14:paraId="47FFC4F0" w14:textId="77777777" w:rsidR="003B77AE" w:rsidRDefault="003B77AE" w:rsidP="003B77AE">
      <w:r>
        <w:t>Hence:</w:t>
      </w:r>
    </w:p>
    <w:p w14:paraId="3A32FFEF" w14:textId="77777777" w:rsidR="003B77AE" w:rsidRDefault="003B77AE" w:rsidP="001D3A1C">
      <w:pPr>
        <w:jc w:val="center"/>
      </w:pPr>
      <w:r>
        <w:t>P E sin θ = I α</w:t>
      </w:r>
    </w:p>
    <w:p w14:paraId="51913802" w14:textId="77777777" w:rsidR="003B77AE" w:rsidRDefault="003B77AE" w:rsidP="003B77AE">
      <w:r>
        <w:t>For small angles:</w:t>
      </w:r>
    </w:p>
    <w:p w14:paraId="4B1E89CE" w14:textId="77777777" w:rsidR="003B77AE" w:rsidRDefault="003B77AE" w:rsidP="001D3A1C">
      <w:pPr>
        <w:jc w:val="center"/>
      </w:pPr>
      <w:r>
        <w:t>α ≈ −</w:t>
      </w:r>
      <w:r w:rsidR="0074678F">
        <w:t xml:space="preserve"> </w:t>
      </w:r>
      <w:r>
        <w:t>(P E / I) θ</w:t>
      </w:r>
    </w:p>
    <w:p w14:paraId="6D997EF2" w14:textId="77777777" w:rsidR="003B77AE" w:rsidRDefault="003B77AE" w:rsidP="003B77AE">
      <w:r>
        <w:t>This is simple harmonic motion,</w:t>
      </w:r>
    </w:p>
    <w:p w14:paraId="34A80552" w14:textId="77777777" w:rsidR="003B77AE" w:rsidRDefault="003B77AE" w:rsidP="001D3A1C">
      <w:pPr>
        <w:jc w:val="center"/>
      </w:pPr>
      <w:r>
        <w:t>ω² = P E / I</w:t>
      </w:r>
    </w:p>
    <w:p w14:paraId="2CE0FAEC" w14:textId="77777777" w:rsidR="003B77AE" w:rsidRDefault="003B77AE" w:rsidP="003B77AE">
      <w:r>
        <w:t>Therefore,</w:t>
      </w:r>
    </w:p>
    <w:p w14:paraId="4E070B4C" w14:textId="77777777" w:rsidR="003B77AE" w:rsidRDefault="003B77AE" w:rsidP="001D3A1C">
      <w:pPr>
        <w:jc w:val="center"/>
      </w:pPr>
      <w:r w:rsidRPr="005D4367">
        <w:rPr>
          <w:highlight w:val="lightGray"/>
        </w:rPr>
        <w:t>f = (1 / 2π)</w:t>
      </w:r>
      <w:r w:rsidR="0074678F" w:rsidRPr="005D4367">
        <w:rPr>
          <w:highlight w:val="lightGray"/>
        </w:rPr>
        <w:t xml:space="preserve"> </w:t>
      </w:r>
      <w:r w:rsidRPr="005D4367">
        <w:rPr>
          <w:highlight w:val="lightGray"/>
        </w:rPr>
        <w:t>√</w:t>
      </w:r>
      <w:r w:rsidR="0074678F" w:rsidRPr="005D4367">
        <w:rPr>
          <w:highlight w:val="lightGray"/>
        </w:rPr>
        <w:t xml:space="preserve"> </w:t>
      </w:r>
      <w:r w:rsidRPr="005D4367">
        <w:rPr>
          <w:highlight w:val="lightGray"/>
        </w:rPr>
        <w:t>(P E / I)</w:t>
      </w:r>
    </w:p>
    <w:p w14:paraId="7F493B19" w14:textId="77777777" w:rsidR="00100F82" w:rsidRPr="00100F82" w:rsidRDefault="00100F82" w:rsidP="00B83DAC">
      <w:pPr>
        <w:pBdr>
          <w:bottom w:val="single" w:sz="2" w:space="1" w:color="auto"/>
        </w:pBdr>
      </w:pPr>
    </w:p>
    <w:p w14:paraId="376D1BC7" w14:textId="77777777" w:rsidR="00100F82" w:rsidRPr="00100F82" w:rsidRDefault="00100F82" w:rsidP="00100F82"/>
    <w:p w14:paraId="6FCF7822" w14:textId="77777777" w:rsidR="00100F82" w:rsidRPr="00100F82" w:rsidRDefault="00100F82" w:rsidP="00100F82"/>
    <w:p w14:paraId="05409E33" w14:textId="77777777" w:rsidR="00100F82" w:rsidRPr="00100F82" w:rsidRDefault="00100F82" w:rsidP="00100F82"/>
    <w:p w14:paraId="1B01C918" w14:textId="77777777" w:rsidR="00100F82" w:rsidRDefault="00100F82" w:rsidP="00100F82">
      <w:pPr>
        <w:rPr>
          <w:b/>
          <w:bCs/>
          <w:i/>
          <w:iCs/>
          <w:sz w:val="56"/>
          <w:szCs w:val="56"/>
        </w:rPr>
      </w:pPr>
    </w:p>
    <w:p w14:paraId="2E8C6AE5" w14:textId="5B31FC75" w:rsidR="005F1BF8" w:rsidRPr="00F2275D" w:rsidRDefault="00BD07EA" w:rsidP="000E2D3D">
      <w:pPr>
        <w:jc w:val="center"/>
        <w:rPr>
          <w:b/>
          <w:bCs/>
          <w:i/>
          <w:iCs/>
          <w:sz w:val="56"/>
          <w:szCs w:val="56"/>
        </w:rPr>
      </w:pPr>
      <w:r>
        <w:rPr>
          <w:b/>
          <w:bCs/>
          <w:i/>
          <w:iCs/>
          <w:noProof/>
          <w:sz w:val="56"/>
          <w:szCs w:val="56"/>
        </w:rPr>
        <w:lastRenderedPageBreak/>
        <mc:AlternateContent>
          <mc:Choice Requires="wps">
            <w:drawing>
              <wp:anchor distT="0" distB="0" distL="114300" distR="114300" simplePos="0" relativeHeight="251658265" behindDoc="0" locked="0" layoutInCell="1" allowOverlap="1" wp14:anchorId="0AB29A8D" wp14:editId="27AEFA7C">
                <wp:simplePos x="0" y="0"/>
                <wp:positionH relativeFrom="margin">
                  <wp:align>right</wp:align>
                </wp:positionH>
                <wp:positionV relativeFrom="paragraph">
                  <wp:posOffset>647065</wp:posOffset>
                </wp:positionV>
                <wp:extent cx="6819900" cy="590550"/>
                <wp:effectExtent l="0" t="0" r="19050" b="19050"/>
                <wp:wrapSquare wrapText="bothSides"/>
                <wp:docPr id="1434835574" name="Scroll: Horizontal 75"/>
                <wp:cNvGraphicFramePr/>
                <a:graphic xmlns:a="http://schemas.openxmlformats.org/drawingml/2006/main">
                  <a:graphicData uri="http://schemas.microsoft.com/office/word/2010/wordprocessingShape">
                    <wps:wsp>
                      <wps:cNvSpPr/>
                      <wps:spPr>
                        <a:xfrm>
                          <a:off x="0" y="0"/>
                          <a:ext cx="6819900"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D94A0C" w14:textId="77777777" w:rsidR="00BD07EA" w:rsidRPr="00BD07EA" w:rsidRDefault="00BD07EA" w:rsidP="00BD07EA">
                            <w:pPr>
                              <w:jc w:val="center"/>
                              <w:rPr>
                                <w:b/>
                                <w:bCs/>
                                <w:i/>
                                <w:iCs/>
                                <w:sz w:val="36"/>
                                <w:szCs w:val="36"/>
                              </w:rPr>
                            </w:pPr>
                            <w:r w:rsidRPr="00BD07EA">
                              <w:rPr>
                                <w:b/>
                                <w:bCs/>
                                <w:i/>
                                <w:iCs/>
                                <w:sz w:val="36"/>
                                <w:szCs w:val="36"/>
                              </w:rPr>
                              <w:t>Q.1 — Define and explain electric flux</w:t>
                            </w:r>
                          </w:p>
                          <w:p w14:paraId="03602536" w14:textId="77777777" w:rsidR="00BD07EA" w:rsidRDefault="00BD07EA" w:rsidP="00BD07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B29A8D" id="Scroll: Horizontal 75" o:spid="_x0000_s1048" type="#_x0000_t98" style="position:absolute;left:0;text-align:left;margin-left:485.8pt;margin-top:50.95pt;width:537pt;height:46.5pt;z-index:251658265;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" fillcolor="black [3213]" strokecolor="#09101d [484]" strokeweight="1pt">
                <v:stroke joinstyle="miter"/>
                <v:textbox>
                  <w:txbxContent>
                    <w:p w14:paraId="42D94A0C" w14:textId="77777777" w:rsidR="00BD07EA" w:rsidRPr="00BD07EA" w:rsidRDefault="00BD07EA" w:rsidP="00BD07EA">
                      <w:pPr>
                        <w:jc w:val="center"/>
                        <w:rPr>
                          <w:b/>
                          <w:bCs/>
                          <w:i/>
                          <w:iCs/>
                          <w:sz w:val="36"/>
                          <w:szCs w:val="36"/>
                        </w:rPr>
                      </w:pPr>
                      <w:r w:rsidRPr="00BD07EA">
                        <w:rPr>
                          <w:b/>
                          <w:bCs/>
                          <w:i/>
                          <w:iCs/>
                          <w:sz w:val="36"/>
                          <w:szCs w:val="36"/>
                        </w:rPr>
                        <w:t>Q.1 — Define and explain electric flux</w:t>
                      </w:r>
                    </w:p>
                    <w:p w14:paraId="03602536" w14:textId="77777777" w:rsidR="00BD07EA" w:rsidRDefault="00BD07EA" w:rsidP="00BD07EA">
                      <w:pPr>
                        <w:jc w:val="center"/>
                      </w:pPr>
                    </w:p>
                  </w:txbxContent>
                </v:textbox>
                <w10:wrap type="square" anchorx="margin"/>
              </v:shape>
            </w:pict>
          </mc:Fallback>
        </mc:AlternateContent>
      </w:r>
      <w:r w:rsidR="005F1BF8" w:rsidRPr="00F2275D">
        <w:rPr>
          <w:b/>
          <w:bCs/>
          <w:i/>
          <w:iCs/>
          <w:sz w:val="56"/>
          <w:szCs w:val="56"/>
        </w:rPr>
        <w:t>CHAPTER 3 — GAUSS’S LAW</w:t>
      </w:r>
    </w:p>
    <w:p w14:paraId="44CE512C" w14:textId="52B09431" w:rsidR="005744B6" w:rsidRDefault="005744B6" w:rsidP="005F1BF8">
      <w:pPr>
        <w:rPr>
          <w:b/>
          <w:bCs/>
          <w:i/>
          <w:iCs/>
          <w:sz w:val="24"/>
          <w:szCs w:val="24"/>
        </w:rPr>
      </w:pPr>
    </w:p>
    <w:p w14:paraId="664E4615" w14:textId="003FDE6A" w:rsidR="005F1BF8" w:rsidRPr="00770544" w:rsidRDefault="005F1BF8" w:rsidP="005F1BF8">
      <w:pPr>
        <w:rPr>
          <w:b/>
          <w:bCs/>
          <w:i/>
          <w:iCs/>
          <w:sz w:val="24"/>
          <w:szCs w:val="24"/>
        </w:rPr>
      </w:pPr>
      <w:r w:rsidRPr="00770544">
        <w:rPr>
          <w:b/>
          <w:bCs/>
          <w:i/>
          <w:iCs/>
          <w:sz w:val="24"/>
          <w:szCs w:val="24"/>
        </w:rPr>
        <w:t>Electric Flux</w:t>
      </w:r>
    </w:p>
    <w:p w14:paraId="63E37D33" w14:textId="77777777" w:rsidR="005F1BF8" w:rsidRDefault="005F1BF8" w:rsidP="00770544">
      <w:pPr>
        <w:pStyle w:val="ListParagraph"/>
        <w:numPr>
          <w:ilvl w:val="0"/>
          <w:numId w:val="2"/>
        </w:numPr>
      </w:pPr>
      <w:r>
        <w:t xml:space="preserve">The total number of electric lines of force passing through a certain area is called </w:t>
      </w:r>
      <w:r w:rsidRPr="00770544">
        <w:rPr>
          <w:highlight w:val="lightGray"/>
        </w:rPr>
        <w:t>electric flux.</w:t>
      </w:r>
    </w:p>
    <w:p w14:paraId="29470B1C" w14:textId="77777777" w:rsidR="005F1BF8" w:rsidRDefault="005F1BF8" w:rsidP="00770544">
      <w:pPr>
        <w:pStyle w:val="ListParagraph"/>
        <w:numPr>
          <w:ilvl w:val="0"/>
          <w:numId w:val="2"/>
        </w:numPr>
      </w:pPr>
      <w:r>
        <w:t>It is denoted by Φₑ.</w:t>
      </w:r>
    </w:p>
    <w:p w14:paraId="2581F522" w14:textId="77777777" w:rsidR="005F1BF8" w:rsidRDefault="005F1BF8" w:rsidP="00770544">
      <w:pPr>
        <w:pStyle w:val="ListParagraph"/>
        <w:numPr>
          <w:ilvl w:val="0"/>
          <w:numId w:val="2"/>
        </w:numPr>
      </w:pPr>
      <w:r>
        <w:t>The scalar product of electric field E and vector area da of a surface S is equal to electric flux:</w:t>
      </w:r>
    </w:p>
    <w:p w14:paraId="05A5E987" w14:textId="77777777" w:rsidR="005F1BF8" w:rsidRDefault="005F1BF8" w:rsidP="00770544">
      <w:pPr>
        <w:pStyle w:val="ListParagraph"/>
        <w:numPr>
          <w:ilvl w:val="0"/>
          <w:numId w:val="2"/>
        </w:numPr>
      </w:pPr>
      <w:r>
        <w:t>Φₑ = ∫ E · da</w:t>
      </w:r>
    </w:p>
    <w:p w14:paraId="48FCA128" w14:textId="77777777" w:rsidR="005F1BF8" w:rsidRDefault="005F1BF8" w:rsidP="005F1BF8">
      <w:r>
        <w:t>Where da is a vector area whose magnitude equals the area of the surface element, and its direction is outward normal to the surface.</w:t>
      </w:r>
    </w:p>
    <w:p w14:paraId="1EBF4F74" w14:textId="77777777" w:rsidR="005F1BF8" w:rsidRDefault="005F1BF8" w:rsidP="00770544">
      <w:pPr>
        <w:pStyle w:val="ListParagraph"/>
        <w:numPr>
          <w:ilvl w:val="0"/>
          <w:numId w:val="3"/>
        </w:numPr>
      </w:pPr>
      <w:r>
        <w:t>The circle on the integral sign (</w:t>
      </w:r>
      <w:r w:rsidRPr="00770544">
        <w:rPr>
          <w:rFonts w:ascii="Cambria Math" w:hAnsi="Cambria Math" w:cs="Cambria Math"/>
        </w:rPr>
        <w:t>∮</w:t>
      </w:r>
      <w:r>
        <w:t>) means a closed surface.</w:t>
      </w:r>
    </w:p>
    <w:p w14:paraId="2C57D967" w14:textId="77777777" w:rsidR="005F1BF8" w:rsidRDefault="005F1BF8" w:rsidP="005F1BF8">
      <w:pPr>
        <w:pStyle w:val="ListParagraph"/>
        <w:numPr>
          <w:ilvl w:val="0"/>
          <w:numId w:val="3"/>
        </w:numPr>
      </w:pPr>
      <w:r>
        <w:t>The SI unit of electric flux is N·m²/C.</w:t>
      </w:r>
    </w:p>
    <w:p w14:paraId="413C0A1A" w14:textId="77777777" w:rsidR="005F1BF8" w:rsidRPr="00770544" w:rsidRDefault="005F1BF8" w:rsidP="005F1BF8">
      <w:pPr>
        <w:rPr>
          <w:b/>
          <w:bCs/>
          <w:i/>
          <w:iCs/>
          <w:sz w:val="24"/>
          <w:szCs w:val="24"/>
        </w:rPr>
      </w:pPr>
      <w:r w:rsidRPr="00770544">
        <w:rPr>
          <w:b/>
          <w:bCs/>
          <w:i/>
          <w:iCs/>
          <w:sz w:val="24"/>
          <w:szCs w:val="24"/>
        </w:rPr>
        <w:t>Maximum Flux</w:t>
      </w:r>
    </w:p>
    <w:p w14:paraId="375C5E70" w14:textId="77777777" w:rsidR="005F1BF8" w:rsidRDefault="005F1BF8" w:rsidP="005F1BF8">
      <w:r>
        <w:t>The electric flux through a surface will be maximum when the surface is held perpendicular to the electric field lines.</w:t>
      </w:r>
    </w:p>
    <w:p w14:paraId="6D9FC41A" w14:textId="77777777" w:rsidR="005F1BF8" w:rsidRDefault="005F1BF8" w:rsidP="005F1BF8">
      <w:r>
        <w:t>The angle between normal n̂ and electric field lines E is zero.</w:t>
      </w:r>
    </w:p>
    <w:p w14:paraId="25331C59"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w:t>
      </w:r>
    </w:p>
    <w:p w14:paraId="34D34266" w14:textId="77777777" w:rsidR="005F1BF8" w:rsidRDefault="005F1BF8" w:rsidP="00AE7050">
      <w:pPr>
        <w:jc w:val="center"/>
      </w:pPr>
      <w:r>
        <w:t xml:space="preserve">Φₑ = </w:t>
      </w:r>
      <w:r>
        <w:rPr>
          <w:rFonts w:ascii="Cambria Math" w:hAnsi="Cambria Math" w:cs="Cambria Math"/>
        </w:rPr>
        <w:t>∮</w:t>
      </w:r>
      <w:r>
        <w:t xml:space="preserve"> E da cos</w:t>
      </w:r>
      <w:r w:rsidR="000E2D3D">
        <w:t xml:space="preserve"> </w:t>
      </w:r>
      <w:r>
        <w:rPr>
          <w:rFonts w:ascii="Calibri" w:hAnsi="Calibri" w:cs="Calibri"/>
        </w:rPr>
        <w:t>θ</w:t>
      </w:r>
    </w:p>
    <w:p w14:paraId="27A70225" w14:textId="77777777" w:rsidR="005F1BF8" w:rsidRDefault="005F1BF8" w:rsidP="00AE7050">
      <w:pPr>
        <w:jc w:val="center"/>
      </w:pPr>
      <w:r>
        <w:t xml:space="preserve">Φₑ = </w:t>
      </w:r>
      <w:r>
        <w:rPr>
          <w:rFonts w:ascii="Cambria Math" w:hAnsi="Cambria Math" w:cs="Cambria Math"/>
        </w:rPr>
        <w:t>∮</w:t>
      </w:r>
      <w:r>
        <w:t xml:space="preserve"> E da cos0</w:t>
      </w:r>
      <w:r>
        <w:rPr>
          <w:rFonts w:ascii="Calibri" w:hAnsi="Calibri" w:cs="Calibri"/>
        </w:rPr>
        <w:t>°</w:t>
      </w:r>
      <w:r>
        <w:t xml:space="preserve"> = </w:t>
      </w:r>
      <w:r>
        <w:rPr>
          <w:rFonts w:ascii="Cambria Math" w:hAnsi="Cambria Math" w:cs="Cambria Math"/>
        </w:rPr>
        <w:t>∮</w:t>
      </w:r>
      <w:r>
        <w:t xml:space="preserve"> E da</w:t>
      </w:r>
    </w:p>
    <w:p w14:paraId="4D0A1D08" w14:textId="77777777" w:rsidR="005F1BF8" w:rsidRPr="00770544" w:rsidRDefault="005F1BF8" w:rsidP="005F1BF8">
      <w:pPr>
        <w:rPr>
          <w:b/>
          <w:bCs/>
          <w:i/>
          <w:iCs/>
          <w:sz w:val="24"/>
          <w:szCs w:val="24"/>
        </w:rPr>
      </w:pPr>
      <w:r w:rsidRPr="00770544">
        <w:rPr>
          <w:b/>
          <w:bCs/>
          <w:i/>
          <w:iCs/>
          <w:sz w:val="24"/>
          <w:szCs w:val="24"/>
        </w:rPr>
        <w:t>Minimum Flux</w:t>
      </w:r>
    </w:p>
    <w:p w14:paraId="1808A2B6" w14:textId="77777777" w:rsidR="005F1BF8" w:rsidRDefault="005F1BF8" w:rsidP="005F1BF8">
      <w:r>
        <w:t>When the surface is held parallel to the electric field lines, the angle between the normal and electric field lines is 90°.</w:t>
      </w:r>
    </w:p>
    <w:p w14:paraId="1E56DBB0" w14:textId="77777777" w:rsidR="005F1BF8" w:rsidRDefault="005F1BF8" w:rsidP="005F1BF8">
      <w:r>
        <w:t>In this case, electric flux through the surface is minimum.</w:t>
      </w:r>
    </w:p>
    <w:p w14:paraId="0536B1ED"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w:t>
      </w:r>
    </w:p>
    <w:p w14:paraId="1E549369" w14:textId="612095D8" w:rsidR="005F1BF8" w:rsidRDefault="005F1BF8" w:rsidP="00AE7050">
      <w:pPr>
        <w:jc w:val="center"/>
      </w:pPr>
      <w:r>
        <w:t xml:space="preserve">Φₑ = </w:t>
      </w:r>
      <w:r>
        <w:rPr>
          <w:rFonts w:ascii="Cambria Math" w:hAnsi="Cambria Math" w:cs="Cambria Math"/>
        </w:rPr>
        <w:t>∮</w:t>
      </w:r>
      <w:r>
        <w:t xml:space="preserve"> E da cos</w:t>
      </w:r>
      <w:r w:rsidR="000E2D3D">
        <w:t xml:space="preserve"> </w:t>
      </w:r>
      <w:r>
        <w:rPr>
          <w:rFonts w:ascii="Calibri" w:hAnsi="Calibri" w:cs="Calibri"/>
        </w:rPr>
        <w:t>θ</w:t>
      </w:r>
    </w:p>
    <w:p w14:paraId="2DA7F378" w14:textId="3A217987" w:rsidR="005F1BF8" w:rsidRDefault="00BD07EA" w:rsidP="00AE7050">
      <w:pPr>
        <w:jc w:val="center"/>
      </w:pPr>
      <w:r>
        <w:rPr>
          <w:noProof/>
        </w:rPr>
        <mc:AlternateContent>
          <mc:Choice Requires="wps">
            <w:drawing>
              <wp:anchor distT="0" distB="0" distL="114300" distR="114300" simplePos="0" relativeHeight="251658264" behindDoc="0" locked="0" layoutInCell="1" allowOverlap="1" wp14:anchorId="5D2BBEDB" wp14:editId="314005C3">
                <wp:simplePos x="0" y="0"/>
                <wp:positionH relativeFrom="margin">
                  <wp:align>left</wp:align>
                </wp:positionH>
                <wp:positionV relativeFrom="paragraph">
                  <wp:posOffset>417830</wp:posOffset>
                </wp:positionV>
                <wp:extent cx="6924675" cy="619125"/>
                <wp:effectExtent l="0" t="0" r="28575" b="28575"/>
                <wp:wrapSquare wrapText="bothSides"/>
                <wp:docPr id="1317504752" name="Scroll: Horizontal 74"/>
                <wp:cNvGraphicFramePr/>
                <a:graphic xmlns:a="http://schemas.openxmlformats.org/drawingml/2006/main">
                  <a:graphicData uri="http://schemas.microsoft.com/office/word/2010/wordprocessingShape">
                    <wps:wsp>
                      <wps:cNvSpPr/>
                      <wps:spPr>
                        <a:xfrm>
                          <a:off x="0" y="0"/>
                          <a:ext cx="6924675" cy="6191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C9F7AC" w14:textId="77777777" w:rsidR="005D4367" w:rsidRPr="005D4367" w:rsidRDefault="005D4367" w:rsidP="005D4367">
                            <w:pPr>
                              <w:jc w:val="center"/>
                              <w:rPr>
                                <w:b/>
                                <w:bCs/>
                                <w:i/>
                                <w:iCs/>
                                <w:sz w:val="32"/>
                                <w:szCs w:val="32"/>
                              </w:rPr>
                            </w:pPr>
                            <w:r w:rsidRPr="005D4367">
                              <w:rPr>
                                <w:b/>
                                <w:bCs/>
                                <w:i/>
                                <w:iCs/>
                                <w:sz w:val="32"/>
                                <w:szCs w:val="32"/>
                              </w:rPr>
                              <w:t>Q.2 — State and prove Gauss’s law. Write its integral and differential form</w:t>
                            </w:r>
                          </w:p>
                          <w:p w14:paraId="318F5C51" w14:textId="77777777" w:rsidR="005D4367" w:rsidRDefault="005D4367" w:rsidP="005D43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2BBEDB" id="Scroll: Horizontal 74" o:spid="_x0000_s1049" type="#_x0000_t98" style="position:absolute;left:0;text-align:left;margin-left:0;margin-top:32.9pt;width:545.25pt;height:48.75pt;z-index:251658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" fillcolor="black [3213]" strokecolor="#09101d [484]" strokeweight="1pt">
                <v:stroke joinstyle="miter"/>
                <v:textbox>
                  <w:txbxContent>
                    <w:p w14:paraId="0BC9F7AC" w14:textId="77777777" w:rsidR="005D4367" w:rsidRPr="005D4367" w:rsidRDefault="005D4367" w:rsidP="005D4367">
                      <w:pPr>
                        <w:jc w:val="center"/>
                        <w:rPr>
                          <w:b/>
                          <w:bCs/>
                          <w:i/>
                          <w:iCs/>
                          <w:sz w:val="32"/>
                          <w:szCs w:val="32"/>
                        </w:rPr>
                      </w:pPr>
                      <w:r w:rsidRPr="005D4367">
                        <w:rPr>
                          <w:b/>
                          <w:bCs/>
                          <w:i/>
                          <w:iCs/>
                          <w:sz w:val="32"/>
                          <w:szCs w:val="32"/>
                        </w:rPr>
                        <w:t>Q.2 — State and prove Gauss’s law. Write its integral and differential form</w:t>
                      </w:r>
                    </w:p>
                    <w:p w14:paraId="318F5C51" w14:textId="77777777" w:rsidR="005D4367" w:rsidRDefault="005D4367" w:rsidP="005D4367">
                      <w:pPr>
                        <w:jc w:val="center"/>
                      </w:pPr>
                    </w:p>
                  </w:txbxContent>
                </v:textbox>
                <w10:wrap type="square" anchorx="margin"/>
              </v:shape>
            </w:pict>
          </mc:Fallback>
        </mc:AlternateContent>
      </w:r>
      <w:r w:rsidR="005F1BF8">
        <w:t xml:space="preserve">Φₑ = </w:t>
      </w:r>
      <w:r w:rsidR="005F1BF8">
        <w:rPr>
          <w:rFonts w:ascii="Cambria Math" w:hAnsi="Cambria Math" w:cs="Cambria Math"/>
        </w:rPr>
        <w:t>∮</w:t>
      </w:r>
      <w:r w:rsidR="005F1BF8">
        <w:t xml:space="preserve"> E da cos90</w:t>
      </w:r>
      <w:r w:rsidR="005F1BF8">
        <w:rPr>
          <w:rFonts w:ascii="Calibri" w:hAnsi="Calibri" w:cs="Calibri"/>
        </w:rPr>
        <w:t>°</w:t>
      </w:r>
      <w:r w:rsidR="005F1BF8">
        <w:t xml:space="preserve"> = 0</w:t>
      </w:r>
    </w:p>
    <w:p w14:paraId="28F242C6" w14:textId="3F256837" w:rsidR="005F1BF8" w:rsidRDefault="005F1BF8" w:rsidP="005F1BF8"/>
    <w:p w14:paraId="70F86491" w14:textId="12AFF5F0" w:rsidR="005F1BF8" w:rsidRPr="00770544" w:rsidRDefault="005F1BF8" w:rsidP="005F1BF8">
      <w:pPr>
        <w:rPr>
          <w:b/>
          <w:bCs/>
          <w:i/>
          <w:iCs/>
          <w:sz w:val="24"/>
          <w:szCs w:val="24"/>
        </w:rPr>
      </w:pPr>
      <w:r w:rsidRPr="00F2275D">
        <w:rPr>
          <w:b/>
          <w:bCs/>
          <w:i/>
          <w:iCs/>
          <w:sz w:val="24"/>
          <w:szCs w:val="24"/>
        </w:rPr>
        <w:t>Gauss’s Law</w:t>
      </w:r>
    </w:p>
    <w:p w14:paraId="04370930" w14:textId="77777777" w:rsidR="005F1BF8" w:rsidRDefault="005F1BF8" w:rsidP="005F1BF8">
      <w:r>
        <w:t>Gauss’s law states that:</w:t>
      </w:r>
    </w:p>
    <w:p w14:paraId="4E682950" w14:textId="77777777" w:rsidR="005F1BF8" w:rsidRPr="00770544" w:rsidRDefault="005F1BF8" w:rsidP="005F1BF8">
      <w:pPr>
        <w:rPr>
          <w:i/>
          <w:iCs/>
        </w:rPr>
      </w:pPr>
      <w:r w:rsidRPr="00770544">
        <w:rPr>
          <w:i/>
          <w:iCs/>
          <w:highlight w:val="lightGray"/>
        </w:rPr>
        <w:lastRenderedPageBreak/>
        <w:t>The electric flux passing through any closed surface is equal to (1/ε₀) times the charge enclosed by that surface.</w:t>
      </w:r>
    </w:p>
    <w:p w14:paraId="0D05C8B8" w14:textId="77777777" w:rsidR="005F1BF8" w:rsidRPr="00F2275D" w:rsidRDefault="005F1BF8" w:rsidP="005F1BF8">
      <w:pPr>
        <w:rPr>
          <w:b/>
          <w:bCs/>
          <w:i/>
          <w:iCs/>
          <w:sz w:val="24"/>
          <w:szCs w:val="24"/>
        </w:rPr>
      </w:pPr>
      <w:r w:rsidRPr="00F2275D">
        <w:rPr>
          <w:b/>
          <w:bCs/>
          <w:i/>
          <w:iCs/>
          <w:sz w:val="24"/>
          <w:szCs w:val="24"/>
        </w:rPr>
        <w:t>Mathematically,</w:t>
      </w:r>
    </w:p>
    <w:p w14:paraId="31F1E87A" w14:textId="77777777" w:rsidR="005F1BF8" w:rsidRDefault="005F1BF8" w:rsidP="00AE7050">
      <w:pPr>
        <w:jc w:val="center"/>
      </w:pPr>
      <w:r>
        <w:t>Φₑ = q / ε₀</w:t>
      </w:r>
    </w:p>
    <w:p w14:paraId="28705B8D" w14:textId="77777777" w:rsidR="005F1BF8" w:rsidRPr="00770544" w:rsidRDefault="005F1BF8" w:rsidP="005F1BF8">
      <w:pPr>
        <w:rPr>
          <w:b/>
          <w:bCs/>
          <w:i/>
          <w:iCs/>
          <w:sz w:val="24"/>
          <w:szCs w:val="24"/>
        </w:rPr>
      </w:pPr>
      <w:r w:rsidRPr="00F2275D">
        <w:rPr>
          <w:b/>
          <w:bCs/>
          <w:i/>
          <w:iCs/>
          <w:sz w:val="24"/>
          <w:szCs w:val="24"/>
        </w:rPr>
        <w:t>Proof</w:t>
      </w:r>
    </w:p>
    <w:p w14:paraId="7974F1C8" w14:textId="77777777" w:rsidR="005F1BF8" w:rsidRDefault="005F1BF8" w:rsidP="005F1BF8">
      <w:r>
        <w:t>Consider a positive charge +q placed at the center of a closed surface.</w:t>
      </w:r>
    </w:p>
    <w:p w14:paraId="166C8364" w14:textId="77777777" w:rsidR="005F1BF8" w:rsidRDefault="005F1BF8" w:rsidP="005F1BF8">
      <w:r>
        <w:t>The electric field lines come out of the surface.</w:t>
      </w:r>
    </w:p>
    <w:p w14:paraId="5BF93F03" w14:textId="77777777" w:rsidR="005F1BF8" w:rsidRDefault="005F1BF8" w:rsidP="005F1BF8">
      <w:r>
        <w:t>The electric field at a point P, at a distance r, is:</w:t>
      </w:r>
    </w:p>
    <w:p w14:paraId="03F32BF6" w14:textId="77777777" w:rsidR="005F1BF8" w:rsidRDefault="005F1BF8" w:rsidP="00AE7050">
      <w:pPr>
        <w:jc w:val="center"/>
      </w:pPr>
      <w:r>
        <w:t>E = (k</w:t>
      </w:r>
      <w:r w:rsidR="000E2D3D">
        <w:t xml:space="preserve"> </w:t>
      </w:r>
      <w:r>
        <w:t>q / r²) r̂</w:t>
      </w:r>
    </w:p>
    <w:p w14:paraId="22EA35FD" w14:textId="77777777" w:rsidR="005F1BF8" w:rsidRDefault="005F1BF8" w:rsidP="005F1BF8">
      <w:r>
        <w:t>The small area element da at point P makes an angle θ with E.</w:t>
      </w:r>
    </w:p>
    <w:p w14:paraId="0E25F88A" w14:textId="77777777" w:rsidR="005F1BF8" w:rsidRDefault="005F1BF8" w:rsidP="005F1BF8">
      <w:r>
        <w:t>Then the flux through the element is:</w:t>
      </w:r>
    </w:p>
    <w:p w14:paraId="61BC8080" w14:textId="77777777" w:rsidR="005F1BF8" w:rsidRDefault="000E2D3D" w:rsidP="00AE7050">
      <w:pPr>
        <w:jc w:val="center"/>
      </w:pPr>
      <w:r>
        <w:t xml:space="preserve">d </w:t>
      </w:r>
      <w:r w:rsidR="005F1BF8">
        <w:t>Φₑ = E · da</w:t>
      </w:r>
    </w:p>
    <w:p w14:paraId="179A9B73" w14:textId="77777777" w:rsidR="005F1BF8" w:rsidRDefault="005F1BF8" w:rsidP="005F1BF8">
      <w:r>
        <w:t>The total (net) flux through the entire closed surface is:</w:t>
      </w:r>
    </w:p>
    <w:p w14:paraId="214A424D"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w:t>
      </w:r>
    </w:p>
    <w:p w14:paraId="38DE4E4D" w14:textId="77777777" w:rsidR="005F1BF8" w:rsidRDefault="005F1BF8" w:rsidP="005F1BF8">
      <w:r>
        <w:t>Substitute E = k</w:t>
      </w:r>
      <w:r w:rsidR="000E2D3D">
        <w:t xml:space="preserve"> </w:t>
      </w:r>
      <w:r>
        <w:t>q / r² r̂,</w:t>
      </w:r>
    </w:p>
    <w:p w14:paraId="436EC101" w14:textId="77777777" w:rsidR="005F1BF8" w:rsidRDefault="005F1BF8" w:rsidP="00AE7050">
      <w:pPr>
        <w:jc w:val="center"/>
      </w:pPr>
      <w:r>
        <w:t xml:space="preserve">Φₑ = </w:t>
      </w:r>
      <w:r>
        <w:rPr>
          <w:rFonts w:ascii="Cambria Math" w:hAnsi="Cambria Math" w:cs="Cambria Math"/>
        </w:rPr>
        <w:t>∮</w:t>
      </w:r>
      <w:r>
        <w:t xml:space="preserve"> (k</w:t>
      </w:r>
      <w:r w:rsidR="000E2D3D">
        <w:t xml:space="preserve"> </w:t>
      </w:r>
      <w:r>
        <w:t>q / r</w:t>
      </w:r>
      <w:r>
        <w:rPr>
          <w:rFonts w:ascii="Calibri" w:hAnsi="Calibri" w:cs="Calibri"/>
        </w:rPr>
        <w:t>²</w:t>
      </w:r>
      <w:r>
        <w:t>) r</w:t>
      </w:r>
      <w:r>
        <w:rPr>
          <w:rFonts w:ascii="Calibri" w:hAnsi="Calibri" w:cs="Calibri"/>
        </w:rPr>
        <w:t>̂</w:t>
      </w:r>
      <w:r>
        <w:t xml:space="preserve"> </w:t>
      </w:r>
      <w:r>
        <w:rPr>
          <w:rFonts w:ascii="Calibri" w:hAnsi="Calibri" w:cs="Calibri"/>
        </w:rPr>
        <w:t>·</w:t>
      </w:r>
      <w:r>
        <w:t xml:space="preserve"> n</w:t>
      </w:r>
      <w:r>
        <w:rPr>
          <w:rFonts w:ascii="Calibri" w:hAnsi="Calibri" w:cs="Calibri"/>
        </w:rPr>
        <w:t>̂</w:t>
      </w:r>
      <w:r>
        <w:t xml:space="preserve"> da</w:t>
      </w:r>
    </w:p>
    <w:p w14:paraId="0AEF25D3" w14:textId="77777777" w:rsidR="005F1BF8" w:rsidRDefault="005F1BF8" w:rsidP="00AE7050">
      <w:pPr>
        <w:jc w:val="center"/>
      </w:pPr>
      <w:r>
        <w:t>Φₑ = k</w:t>
      </w:r>
      <w:r w:rsidR="000E2D3D">
        <w:t xml:space="preserve"> </w:t>
      </w:r>
      <w:r>
        <w:t xml:space="preserve">q </w:t>
      </w:r>
      <w:r>
        <w:rPr>
          <w:rFonts w:ascii="Cambria Math" w:hAnsi="Cambria Math" w:cs="Cambria Math"/>
        </w:rPr>
        <w:t>∮</w:t>
      </w:r>
      <w:r>
        <w:t xml:space="preserve"> (r</w:t>
      </w:r>
      <w:r>
        <w:rPr>
          <w:rFonts w:ascii="Calibri" w:hAnsi="Calibri" w:cs="Calibri"/>
        </w:rPr>
        <w:t>̂</w:t>
      </w:r>
      <w:r>
        <w:t xml:space="preserve"> </w:t>
      </w:r>
      <w:r>
        <w:rPr>
          <w:rFonts w:ascii="Calibri" w:hAnsi="Calibri" w:cs="Calibri"/>
        </w:rPr>
        <w:t>·</w:t>
      </w:r>
      <w:r>
        <w:t xml:space="preserve"> n</w:t>
      </w:r>
      <w:r>
        <w:rPr>
          <w:rFonts w:ascii="Calibri" w:hAnsi="Calibri" w:cs="Calibri"/>
        </w:rPr>
        <w:t>̂</w:t>
      </w:r>
      <w:r>
        <w:t xml:space="preserve"> da / r</w:t>
      </w:r>
      <w:r>
        <w:rPr>
          <w:rFonts w:ascii="Calibri" w:hAnsi="Calibri" w:cs="Calibri"/>
        </w:rPr>
        <w:t>²</w:t>
      </w:r>
      <w:r>
        <w:t>)</w:t>
      </w:r>
    </w:p>
    <w:p w14:paraId="138AB6B1" w14:textId="77777777" w:rsidR="005F1BF8" w:rsidRDefault="005F1BF8" w:rsidP="005F1BF8">
      <w:r>
        <w:t>Since for a sphere r̂ and n̂ are parallel, r̂ · n̂ = 1,</w:t>
      </w:r>
    </w:p>
    <w:p w14:paraId="4B8F7021" w14:textId="77777777" w:rsidR="005F1BF8" w:rsidRDefault="005F1BF8" w:rsidP="00AE7050">
      <w:pPr>
        <w:jc w:val="center"/>
      </w:pPr>
      <w:r>
        <w:t>Φₑ = k</w:t>
      </w:r>
      <w:r w:rsidR="000E2D3D">
        <w:t xml:space="preserve"> </w:t>
      </w:r>
      <w:r>
        <w:t xml:space="preserve">q </w:t>
      </w:r>
      <w:r>
        <w:rPr>
          <w:rFonts w:ascii="Cambria Math" w:hAnsi="Cambria Math" w:cs="Cambria Math"/>
        </w:rPr>
        <w:t>∮</w:t>
      </w:r>
      <w:r>
        <w:t xml:space="preserve"> da / r</w:t>
      </w:r>
      <w:r>
        <w:rPr>
          <w:rFonts w:ascii="Calibri" w:hAnsi="Calibri" w:cs="Calibri"/>
        </w:rPr>
        <w:t>²</w:t>
      </w:r>
    </w:p>
    <w:p w14:paraId="58CD74EF" w14:textId="77777777" w:rsidR="005F1BF8" w:rsidRDefault="005F1BF8" w:rsidP="005F1BF8">
      <w:r>
        <w:t xml:space="preserve">But </w:t>
      </w:r>
      <w:r>
        <w:rPr>
          <w:rFonts w:ascii="Cambria Math" w:hAnsi="Cambria Math" w:cs="Cambria Math"/>
        </w:rPr>
        <w:t>∮</w:t>
      </w:r>
      <w:r>
        <w:t xml:space="preserve"> da / r</w:t>
      </w:r>
      <w:r>
        <w:rPr>
          <w:rFonts w:ascii="Calibri" w:hAnsi="Calibri" w:cs="Calibri"/>
        </w:rPr>
        <w:t>²</w:t>
      </w:r>
      <w:r>
        <w:t xml:space="preserve"> = </w:t>
      </w:r>
      <w:r>
        <w:rPr>
          <w:rFonts w:ascii="Cambria Math" w:hAnsi="Cambria Math" w:cs="Cambria Math"/>
        </w:rPr>
        <w:t>∮</w:t>
      </w:r>
      <w:r>
        <w:t xml:space="preserve"> d</w:t>
      </w:r>
      <w:r w:rsidR="000E2D3D">
        <w:t xml:space="preserve"> </w:t>
      </w:r>
      <w:r>
        <w:rPr>
          <w:rFonts w:ascii="Calibri" w:hAnsi="Calibri" w:cs="Calibri"/>
        </w:rPr>
        <w:t>Ω</w:t>
      </w:r>
      <w:r>
        <w:t xml:space="preserve"> = 4</w:t>
      </w:r>
      <w:r>
        <w:rPr>
          <w:rFonts w:ascii="Calibri" w:hAnsi="Calibri" w:cs="Calibri"/>
        </w:rPr>
        <w:t>π</w:t>
      </w:r>
      <w:r>
        <w:t xml:space="preserve"> (total solid angle),</w:t>
      </w:r>
    </w:p>
    <w:p w14:paraId="5D0BD196" w14:textId="77777777" w:rsidR="005F1BF8" w:rsidRDefault="005F1BF8" w:rsidP="00AE7050">
      <w:pPr>
        <w:jc w:val="center"/>
      </w:pPr>
      <w:r>
        <w:t>Φₑ = k</w:t>
      </w:r>
      <w:r w:rsidR="000E2D3D">
        <w:t xml:space="preserve"> </w:t>
      </w:r>
      <w:r>
        <w:t>q (4π)</w:t>
      </w:r>
    </w:p>
    <w:p w14:paraId="29743C63" w14:textId="77777777" w:rsidR="005F1BF8" w:rsidRDefault="005F1BF8" w:rsidP="005F1BF8">
      <w:r>
        <w:t>Now substitute k = 1 / (4πε₀),</w:t>
      </w:r>
    </w:p>
    <w:p w14:paraId="6B3D7415" w14:textId="77777777" w:rsidR="005F1BF8" w:rsidRDefault="005F1BF8" w:rsidP="00AE7050">
      <w:pPr>
        <w:jc w:val="center"/>
      </w:pPr>
      <w:r>
        <w:t>Φₑ = (q / ε₀)</w:t>
      </w:r>
    </w:p>
    <w:p w14:paraId="2F9B4CD4" w14:textId="77777777" w:rsidR="005F1BF8" w:rsidRDefault="005F1BF8" w:rsidP="005F1BF8">
      <w:r>
        <w:t>Hence, Gauss’s law is proved.</w:t>
      </w:r>
    </w:p>
    <w:p w14:paraId="73DF3CF3" w14:textId="77777777" w:rsidR="005F1BF8" w:rsidRPr="000E2D3D" w:rsidRDefault="005F1BF8" w:rsidP="000E2D3D">
      <w:pPr>
        <w:rPr>
          <w:b/>
          <w:bCs/>
          <w:i/>
          <w:iCs/>
          <w:sz w:val="24"/>
          <w:szCs w:val="24"/>
        </w:rPr>
      </w:pPr>
      <w:r w:rsidRPr="000E2D3D">
        <w:rPr>
          <w:b/>
          <w:bCs/>
          <w:i/>
          <w:iCs/>
          <w:sz w:val="24"/>
          <w:szCs w:val="24"/>
        </w:rPr>
        <w:t>Integral Form</w:t>
      </w:r>
    </w:p>
    <w:p w14:paraId="5632319C" w14:textId="77777777" w:rsidR="005F1BF8" w:rsidRDefault="005F1BF8" w:rsidP="005F1BF8">
      <w:r>
        <w:t>The volume charge density is defined as:</w:t>
      </w:r>
    </w:p>
    <w:p w14:paraId="5EA606E9" w14:textId="77777777" w:rsidR="005F1BF8" w:rsidRDefault="005F1BF8" w:rsidP="00AE7050">
      <w:pPr>
        <w:jc w:val="center"/>
      </w:pPr>
      <w:r>
        <w:t>ρ = d</w:t>
      </w:r>
      <w:r w:rsidR="000E2D3D">
        <w:t xml:space="preserve"> </w:t>
      </w:r>
      <w:r>
        <w:t>q / d</w:t>
      </w:r>
      <w:r w:rsidR="000E2D3D">
        <w:t xml:space="preserve"> </w:t>
      </w:r>
      <w:r>
        <w:t>V</w:t>
      </w:r>
    </w:p>
    <w:p w14:paraId="2263FF4C" w14:textId="77777777" w:rsidR="005F1BF8" w:rsidRDefault="005F1BF8" w:rsidP="005F1BF8">
      <w:r>
        <w:t>or,</w:t>
      </w:r>
    </w:p>
    <w:p w14:paraId="7145DA9A" w14:textId="77777777" w:rsidR="005F1BF8" w:rsidRDefault="005F1BF8" w:rsidP="00AE7050">
      <w:pPr>
        <w:jc w:val="center"/>
      </w:pPr>
      <w:r>
        <w:t>d</w:t>
      </w:r>
      <w:r w:rsidR="000E2D3D">
        <w:t xml:space="preserve"> </w:t>
      </w:r>
      <w:r>
        <w:t>q = ρ d</w:t>
      </w:r>
      <w:r w:rsidR="000E2D3D">
        <w:t xml:space="preserve"> </w:t>
      </w:r>
      <w:r>
        <w:t>V</w:t>
      </w:r>
    </w:p>
    <w:p w14:paraId="1FE0378A" w14:textId="77777777" w:rsidR="005F1BF8" w:rsidRDefault="005F1BF8" w:rsidP="00AE7050">
      <w:pPr>
        <w:jc w:val="center"/>
      </w:pPr>
      <w:r>
        <w:t>q = ∫ ρ d</w:t>
      </w:r>
      <w:r w:rsidR="000E2D3D">
        <w:t xml:space="preserve"> </w:t>
      </w:r>
      <w:r>
        <w:t>V —— (1)</w:t>
      </w:r>
    </w:p>
    <w:p w14:paraId="77BF6AB1" w14:textId="77777777" w:rsidR="005F1BF8" w:rsidRDefault="005F1BF8" w:rsidP="005F1BF8">
      <w:r>
        <w:t>Net flux through the entire surface is:</w:t>
      </w:r>
    </w:p>
    <w:p w14:paraId="056D0609"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da </w:t>
      </w:r>
      <w:r>
        <w:rPr>
          <w:rFonts w:ascii="Calibri" w:hAnsi="Calibri" w:cs="Calibri"/>
        </w:rPr>
        <w:t>——</w:t>
      </w:r>
      <w:r>
        <w:t xml:space="preserve"> (2)</w:t>
      </w:r>
    </w:p>
    <w:p w14:paraId="428D32F4" w14:textId="77777777" w:rsidR="005F1BF8" w:rsidRDefault="005F1BF8" w:rsidP="005F1BF8">
      <w:r>
        <w:lastRenderedPageBreak/>
        <w:t>From Gauss’s law,</w:t>
      </w:r>
    </w:p>
    <w:p w14:paraId="3DE89082" w14:textId="77777777" w:rsidR="005F1BF8" w:rsidRDefault="005F1BF8" w:rsidP="00AE7050">
      <w:pPr>
        <w:jc w:val="center"/>
      </w:pPr>
      <w:r>
        <w:t>Φₑ = q / ε₀</w:t>
      </w:r>
    </w:p>
    <w:p w14:paraId="1DFCAB36" w14:textId="77777777" w:rsidR="005F1BF8" w:rsidRDefault="005F1BF8" w:rsidP="005F1BF8">
      <w:r>
        <w:t>Substitute (1) and (2):</w:t>
      </w:r>
    </w:p>
    <w:p w14:paraId="0141043F" w14:textId="24011024" w:rsidR="005F1BF8" w:rsidRDefault="00715194" w:rsidP="00AE7050">
      <w:pPr>
        <w:jc w:val="center"/>
      </w:pPr>
      <w:r>
        <w:rPr>
          <w:rFonts w:ascii="Cambria Math" w:hAnsi="Cambria Math" w:cs="Cambria Math"/>
          <w:noProof/>
        </w:rPr>
        <mc:AlternateContent>
          <mc:Choice Requires="wps">
            <w:drawing>
              <wp:anchor distT="0" distB="0" distL="114300" distR="114300" simplePos="0" relativeHeight="251658242" behindDoc="0" locked="0" layoutInCell="1" allowOverlap="1" wp14:anchorId="4875375E" wp14:editId="7D3EBAD9">
                <wp:simplePos x="0" y="0"/>
                <wp:positionH relativeFrom="column">
                  <wp:posOffset>2733675</wp:posOffset>
                </wp:positionH>
                <wp:positionV relativeFrom="paragraph">
                  <wp:posOffset>13970</wp:posOffset>
                </wp:positionV>
                <wp:extent cx="1581150" cy="257175"/>
                <wp:effectExtent l="0" t="0" r="19050" b="28575"/>
                <wp:wrapSquare wrapText="bothSides"/>
                <wp:docPr id="462727106" name="Text Box 4"/>
                <wp:cNvGraphicFramePr/>
                <a:graphic xmlns:a="http://schemas.openxmlformats.org/drawingml/2006/main">
                  <a:graphicData uri="http://schemas.microsoft.com/office/word/2010/wordprocessingShape">
                    <wps:wsp>
                      <wps:cNvSpPr txBox="1"/>
                      <wps:spPr>
                        <a:xfrm>
                          <a:off x="0" y="0"/>
                          <a:ext cx="1581150" cy="257175"/>
                        </a:xfrm>
                        <a:prstGeom prst="rect">
                          <a:avLst/>
                        </a:prstGeom>
                        <a:solidFill>
                          <a:schemeClr val="lt1"/>
                        </a:solidFill>
                        <a:ln w="6350">
                          <a:solidFill>
                            <a:prstClr val="black"/>
                          </a:solidFill>
                        </a:ln>
                      </wps:spPr>
                      <wps:txbx>
                        <w:txbxContent>
                          <w:p w14:paraId="68EDCB08" w14:textId="0A90CA11" w:rsidR="00715194" w:rsidRDefault="00715194">
                            <w:r w:rsidRPr="00715194">
                              <w:rPr>
                                <w:rFonts w:ascii="Cambria Math" w:hAnsi="Cambria Math" w:cs="Cambria Math"/>
                              </w:rPr>
                              <w:t>∮</w:t>
                            </w:r>
                            <w:r w:rsidRPr="00715194">
                              <w:t xml:space="preserve"> E </w:t>
                            </w:r>
                            <w:r w:rsidRPr="00715194">
                              <w:rPr>
                                <w:rFonts w:ascii="Calibri" w:hAnsi="Calibri" w:cs="Calibri"/>
                              </w:rPr>
                              <w:t>·</w:t>
                            </w:r>
                            <w:r w:rsidRPr="00715194">
                              <w:t xml:space="preserve"> da = (1 / </w:t>
                            </w:r>
                            <w:r w:rsidRPr="00715194">
                              <w:rPr>
                                <w:rFonts w:ascii="Calibri" w:hAnsi="Calibri" w:cs="Calibri"/>
                              </w:rPr>
                              <w:t>ε₀</w:t>
                            </w:r>
                            <w:r w:rsidRPr="00715194">
                              <w:t xml:space="preserve">) </w:t>
                            </w:r>
                            <w:r w:rsidRPr="00715194">
                              <w:rPr>
                                <w:rFonts w:ascii="Calibri" w:hAnsi="Calibri" w:cs="Calibri"/>
                              </w:rPr>
                              <w:t>∫</w:t>
                            </w:r>
                            <w:r w:rsidRPr="00715194">
                              <w:t xml:space="preserve"> </w:t>
                            </w:r>
                            <w:r w:rsidRPr="00715194">
                              <w:rPr>
                                <w:rFonts w:ascii="Calibri" w:hAnsi="Calibri" w:cs="Calibri"/>
                              </w:rPr>
                              <w:t>ρ</w:t>
                            </w:r>
                            <w:r w:rsidRPr="00715194">
                              <w:t xml:space="preserve"> d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875375E" id="Text Box 4" o:spid="_x0000_s1050" type="#_x0000_t202" style="position:absolute;left:0;text-align:left;margin-left:215.25pt;margin-top:1.1pt;width:124.5pt;height:20.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" fillcolor="white [3201]" strokeweight=".5pt">
                <v:textbox>
                  <w:txbxContent>
                    <w:p w14:paraId="68EDCB08" w14:textId="0A90CA11" w:rsidR="00715194" w:rsidRDefault="00715194">
                      <w:r w:rsidRPr="00715194">
                        <w:rPr>
                          <w:rFonts w:ascii="Cambria Math" w:hAnsi="Cambria Math" w:cs="Cambria Math"/>
                        </w:rPr>
                        <w:t>∮</w:t>
                      </w:r>
                      <w:r w:rsidRPr="00715194">
                        <w:t xml:space="preserve"> E </w:t>
                      </w:r>
                      <w:r w:rsidRPr="00715194">
                        <w:rPr>
                          <w:rFonts w:ascii="Calibri" w:hAnsi="Calibri" w:cs="Calibri"/>
                        </w:rPr>
                        <w:t>·</w:t>
                      </w:r>
                      <w:r w:rsidRPr="00715194">
                        <w:t xml:space="preserve"> da = (1 / </w:t>
                      </w:r>
                      <w:r w:rsidRPr="00715194">
                        <w:rPr>
                          <w:rFonts w:ascii="Calibri" w:hAnsi="Calibri" w:cs="Calibri"/>
                        </w:rPr>
                        <w:t>ε₀</w:t>
                      </w:r>
                      <w:r w:rsidRPr="00715194">
                        <w:t xml:space="preserve">) </w:t>
                      </w:r>
                      <w:r w:rsidRPr="00715194">
                        <w:rPr>
                          <w:rFonts w:ascii="Calibri" w:hAnsi="Calibri" w:cs="Calibri"/>
                        </w:rPr>
                        <w:t>∫</w:t>
                      </w:r>
                      <w:r w:rsidRPr="00715194">
                        <w:t xml:space="preserve"> </w:t>
                      </w:r>
                      <w:r w:rsidRPr="00715194">
                        <w:rPr>
                          <w:rFonts w:ascii="Calibri" w:hAnsi="Calibri" w:cs="Calibri"/>
                        </w:rPr>
                        <w:t>ρ</w:t>
                      </w:r>
                      <w:r w:rsidRPr="00715194">
                        <w:t xml:space="preserve"> d V</w:t>
                      </w:r>
                    </w:p>
                  </w:txbxContent>
                </v:textbox>
                <w10:wrap type="square"/>
              </v:shape>
            </w:pict>
          </mc:Fallback>
        </mc:AlternateContent>
      </w:r>
    </w:p>
    <w:p w14:paraId="364C9F42" w14:textId="77777777" w:rsidR="005F1BF8" w:rsidRDefault="005F1BF8" w:rsidP="005F1BF8">
      <w:r>
        <w:t xml:space="preserve">This is called the </w:t>
      </w:r>
      <w:r w:rsidRPr="00770544">
        <w:rPr>
          <w:highlight w:val="lightGray"/>
        </w:rPr>
        <w:t>integral form of Gauss’s law.</w:t>
      </w:r>
    </w:p>
    <w:p w14:paraId="34866D90" w14:textId="77777777" w:rsidR="005F1BF8" w:rsidRPr="000E2D3D" w:rsidRDefault="005F1BF8" w:rsidP="000E2D3D">
      <w:pPr>
        <w:rPr>
          <w:b/>
          <w:bCs/>
          <w:i/>
          <w:iCs/>
          <w:sz w:val="24"/>
          <w:szCs w:val="24"/>
        </w:rPr>
      </w:pPr>
      <w:r w:rsidRPr="000E2D3D">
        <w:rPr>
          <w:b/>
          <w:bCs/>
          <w:i/>
          <w:iCs/>
          <w:sz w:val="24"/>
          <w:szCs w:val="24"/>
        </w:rPr>
        <w:t>Differential Form</w:t>
      </w:r>
    </w:p>
    <w:p w14:paraId="2425F04D" w14:textId="77777777" w:rsidR="005F1BF8" w:rsidRDefault="005F1BF8" w:rsidP="005F1BF8">
      <w:r>
        <w:t>We know from the divergence theorem:</w:t>
      </w:r>
    </w:p>
    <w:p w14:paraId="5E807C48" w14:textId="77777777" w:rsidR="005F1BF8" w:rsidRDefault="005F1BF8" w:rsidP="00AE7050">
      <w:pPr>
        <w:jc w:val="center"/>
      </w:pPr>
      <w:r>
        <w:rPr>
          <w:rFonts w:ascii="Cambria Math" w:hAnsi="Cambria Math" w:cs="Cambria Math"/>
        </w:rPr>
        <w:t>∮</w:t>
      </w:r>
      <w:r>
        <w:t xml:space="preserve"> E </w:t>
      </w:r>
      <w:r>
        <w:rPr>
          <w:rFonts w:ascii="Calibri" w:hAnsi="Calibri" w:cs="Calibri"/>
        </w:rPr>
        <w:t>·</w:t>
      </w:r>
      <w:r>
        <w:t xml:space="preserve"> da = </w:t>
      </w:r>
      <w:r>
        <w:rPr>
          <w:rFonts w:ascii="Calibri" w:hAnsi="Calibri" w:cs="Calibri"/>
        </w:rPr>
        <w:t>∫</w:t>
      </w:r>
      <w:r>
        <w:t xml:space="preserve"> (</w:t>
      </w:r>
      <w:r>
        <w:rPr>
          <w:rFonts w:ascii="Cambria Math" w:hAnsi="Cambria Math" w:cs="Cambria Math"/>
        </w:rPr>
        <w:t>∇</w:t>
      </w:r>
      <w:r>
        <w:t xml:space="preserve"> </w:t>
      </w:r>
      <w:r>
        <w:rPr>
          <w:rFonts w:ascii="Calibri" w:hAnsi="Calibri" w:cs="Calibri"/>
        </w:rPr>
        <w:t>·</w:t>
      </w:r>
      <w:r>
        <w:t xml:space="preserve"> E) d</w:t>
      </w:r>
      <w:r w:rsidR="000E2D3D">
        <w:t xml:space="preserve"> </w:t>
      </w:r>
      <w:r>
        <w:t>V</w:t>
      </w:r>
      <w:r w:rsidR="00770544">
        <w:t xml:space="preserve"> </w:t>
      </w:r>
      <w:r>
        <w:rPr>
          <w:rFonts w:ascii="Calibri" w:hAnsi="Calibri" w:cs="Calibri"/>
        </w:rPr>
        <w:t>—</w:t>
      </w:r>
      <w:r>
        <w:t xml:space="preserve"> (3)</w:t>
      </w:r>
    </w:p>
    <w:p w14:paraId="022CCCD9" w14:textId="77777777" w:rsidR="005F1BF8" w:rsidRDefault="005F1BF8" w:rsidP="005F1BF8">
      <w:r>
        <w:t>From Gauss’s law:</w:t>
      </w:r>
    </w:p>
    <w:p w14:paraId="0BBB4986" w14:textId="77777777" w:rsidR="005F1BF8" w:rsidRDefault="005F1BF8" w:rsidP="00AE7050">
      <w:pPr>
        <w:jc w:val="center"/>
      </w:pPr>
      <w:r>
        <w:rPr>
          <w:rFonts w:ascii="Cambria Math" w:hAnsi="Cambria Math" w:cs="Cambria Math"/>
        </w:rPr>
        <w:t>∮</w:t>
      </w:r>
      <w:r>
        <w:t xml:space="preserve"> E </w:t>
      </w:r>
      <w:r>
        <w:rPr>
          <w:rFonts w:ascii="Calibri" w:hAnsi="Calibri" w:cs="Calibri"/>
        </w:rPr>
        <w:t>·</w:t>
      </w:r>
      <w:r>
        <w:t xml:space="preserve"> da = (1 / </w:t>
      </w:r>
      <w:r>
        <w:rPr>
          <w:rFonts w:ascii="Calibri" w:hAnsi="Calibri" w:cs="Calibri"/>
        </w:rPr>
        <w:t>ε₀</w:t>
      </w:r>
      <w:r>
        <w:t xml:space="preserve">) </w:t>
      </w:r>
      <w:r>
        <w:rPr>
          <w:rFonts w:ascii="Calibri" w:hAnsi="Calibri" w:cs="Calibri"/>
        </w:rPr>
        <w:t>∫</w:t>
      </w:r>
      <w:r>
        <w:t xml:space="preserve"> </w:t>
      </w:r>
      <w:r>
        <w:rPr>
          <w:rFonts w:ascii="Calibri" w:hAnsi="Calibri" w:cs="Calibri"/>
        </w:rPr>
        <w:t>ρ</w:t>
      </w:r>
      <w:r>
        <w:t xml:space="preserve"> d</w:t>
      </w:r>
      <w:r w:rsidR="000E2D3D">
        <w:t xml:space="preserve"> </w:t>
      </w:r>
      <w:r>
        <w:t>V</w:t>
      </w:r>
      <w:r w:rsidR="00770544">
        <w:t xml:space="preserve"> </w:t>
      </w:r>
      <w:r>
        <w:rPr>
          <w:rFonts w:ascii="Calibri" w:hAnsi="Calibri" w:cs="Calibri"/>
        </w:rPr>
        <w:t>—</w:t>
      </w:r>
      <w:r>
        <w:t xml:space="preserve"> (4)</w:t>
      </w:r>
    </w:p>
    <w:p w14:paraId="2B003EFF" w14:textId="77777777" w:rsidR="005F1BF8" w:rsidRDefault="005F1BF8" w:rsidP="005F1BF8">
      <w:r>
        <w:t>Comparing (3) and (4):</w:t>
      </w:r>
    </w:p>
    <w:p w14:paraId="437D98A4" w14:textId="77777777" w:rsidR="005F1BF8" w:rsidRDefault="005F1BF8" w:rsidP="00AE7050">
      <w:pPr>
        <w:jc w:val="center"/>
      </w:pPr>
      <w:r>
        <w:t>∫ (</w:t>
      </w:r>
      <w:r>
        <w:rPr>
          <w:rFonts w:ascii="Cambria Math" w:hAnsi="Cambria Math" w:cs="Cambria Math"/>
        </w:rPr>
        <w:t>∇</w:t>
      </w:r>
      <w:r>
        <w:t xml:space="preserve"> </w:t>
      </w:r>
      <w:r>
        <w:rPr>
          <w:rFonts w:ascii="Calibri" w:hAnsi="Calibri" w:cs="Calibri"/>
        </w:rPr>
        <w:t>·</w:t>
      </w:r>
      <w:r>
        <w:t xml:space="preserve"> E) d</w:t>
      </w:r>
      <w:r w:rsidR="000E2D3D">
        <w:t xml:space="preserve"> </w:t>
      </w:r>
      <w:r>
        <w:t xml:space="preserve">V = (1 / </w:t>
      </w:r>
      <w:r>
        <w:rPr>
          <w:rFonts w:ascii="Calibri" w:hAnsi="Calibri" w:cs="Calibri"/>
        </w:rPr>
        <w:t>ε₀</w:t>
      </w:r>
      <w:r>
        <w:t xml:space="preserve">) </w:t>
      </w:r>
      <w:r>
        <w:rPr>
          <w:rFonts w:ascii="Calibri" w:hAnsi="Calibri" w:cs="Calibri"/>
        </w:rPr>
        <w:t>∫</w:t>
      </w:r>
      <w:r>
        <w:t xml:space="preserve"> </w:t>
      </w:r>
      <w:r>
        <w:rPr>
          <w:rFonts w:ascii="Calibri" w:hAnsi="Calibri" w:cs="Calibri"/>
        </w:rPr>
        <w:t>ρ</w:t>
      </w:r>
      <w:r>
        <w:t xml:space="preserve"> d</w:t>
      </w:r>
      <w:r w:rsidR="000E2D3D">
        <w:t xml:space="preserve"> </w:t>
      </w:r>
      <w:r>
        <w:t>V</w:t>
      </w:r>
    </w:p>
    <w:p w14:paraId="44559844" w14:textId="07811E49" w:rsidR="005F1BF8" w:rsidRDefault="00715194" w:rsidP="005F1BF8">
      <w:r>
        <w:rPr>
          <w:noProof/>
        </w:rPr>
        <mc:AlternateContent>
          <mc:Choice Requires="wps">
            <w:drawing>
              <wp:anchor distT="0" distB="0" distL="114300" distR="114300" simplePos="0" relativeHeight="251658243" behindDoc="0" locked="0" layoutInCell="1" allowOverlap="1" wp14:anchorId="7F739C0D" wp14:editId="75077580">
                <wp:simplePos x="0" y="0"/>
                <wp:positionH relativeFrom="column">
                  <wp:posOffset>3048000</wp:posOffset>
                </wp:positionH>
                <wp:positionV relativeFrom="paragraph">
                  <wp:posOffset>198120</wp:posOffset>
                </wp:positionV>
                <wp:extent cx="914400" cy="266700"/>
                <wp:effectExtent l="0" t="0" r="19050" b="19050"/>
                <wp:wrapSquare wrapText="bothSides"/>
                <wp:docPr id="1379673833" name="Text Box 5"/>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solidFill>
                            <a:prstClr val="black"/>
                          </a:solidFill>
                        </a:ln>
                      </wps:spPr>
                      <wps:txbx>
                        <w:txbxContent>
                          <w:p w14:paraId="63458651" w14:textId="11734748" w:rsidR="00715194" w:rsidRDefault="00715194">
                            <w:r w:rsidRPr="00715194">
                              <w:rPr>
                                <w:rFonts w:ascii="Cambria Math" w:hAnsi="Cambria Math" w:cs="Cambria Math"/>
                              </w:rPr>
                              <w:t>∇</w:t>
                            </w:r>
                            <w:r w:rsidRPr="00715194">
                              <w:t xml:space="preserve"> </w:t>
                            </w:r>
                            <w:r w:rsidRPr="00715194">
                              <w:rPr>
                                <w:rFonts w:ascii="Calibri" w:hAnsi="Calibri" w:cs="Calibri"/>
                              </w:rPr>
                              <w:t>·</w:t>
                            </w:r>
                            <w:r w:rsidRPr="00715194">
                              <w:t xml:space="preserve"> E = </w:t>
                            </w:r>
                            <w:r w:rsidRPr="00715194">
                              <w:rPr>
                                <w:rFonts w:ascii="Calibri" w:hAnsi="Calibri" w:cs="Calibri"/>
                              </w:rPr>
                              <w:t>ρ</w:t>
                            </w:r>
                            <w:r w:rsidRPr="00715194">
                              <w:t xml:space="preserve"> / </w:t>
                            </w:r>
                            <w:r w:rsidRPr="00715194">
                              <w:rPr>
                                <w:rFonts w:ascii="Calibri" w:hAnsi="Calibri" w:cs="Calibri"/>
                              </w:rPr>
                              <w:t>ε₀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739C0D" id="Text Box 5" o:spid="_x0000_s1051" type="#_x0000_t202" style="position:absolute;margin-left:240pt;margin-top:15.6pt;width:1in;height:21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" fillcolor="white [3201]" strokeweight=".5pt">
                <v:textbox>
                  <w:txbxContent>
                    <w:p w14:paraId="63458651" w14:textId="11734748" w:rsidR="00715194" w:rsidRDefault="00715194">
                      <w:r w:rsidRPr="00715194">
                        <w:rPr>
                          <w:rFonts w:ascii="Cambria Math" w:hAnsi="Cambria Math" w:cs="Cambria Math"/>
                        </w:rPr>
                        <w:t>∇</w:t>
                      </w:r>
                      <w:r w:rsidRPr="00715194">
                        <w:t xml:space="preserve"> </w:t>
                      </w:r>
                      <w:r w:rsidRPr="00715194">
                        <w:rPr>
                          <w:rFonts w:ascii="Calibri" w:hAnsi="Calibri" w:cs="Calibri"/>
                        </w:rPr>
                        <w:t>·</w:t>
                      </w:r>
                      <w:r w:rsidRPr="00715194">
                        <w:t xml:space="preserve"> E = </w:t>
                      </w:r>
                      <w:r w:rsidRPr="00715194">
                        <w:rPr>
                          <w:rFonts w:ascii="Calibri" w:hAnsi="Calibri" w:cs="Calibri"/>
                        </w:rPr>
                        <w:t>ρ</w:t>
                      </w:r>
                      <w:r w:rsidRPr="00715194">
                        <w:t xml:space="preserve"> / </w:t>
                      </w:r>
                      <w:r w:rsidRPr="00715194">
                        <w:rPr>
                          <w:rFonts w:ascii="Calibri" w:hAnsi="Calibri" w:cs="Calibri"/>
                        </w:rPr>
                        <w:t>ε₀</w:t>
                      </w:r>
                    </w:p>
                  </w:txbxContent>
                </v:textbox>
                <w10:wrap type="square"/>
              </v:shape>
            </w:pict>
          </mc:Fallback>
        </mc:AlternateContent>
      </w:r>
      <w:r w:rsidR="005F1BF8">
        <w:t>Since the volumes are the same,</w:t>
      </w:r>
    </w:p>
    <w:p w14:paraId="1DDD73E2" w14:textId="77777777" w:rsidR="00715194" w:rsidRDefault="00715194" w:rsidP="005F1BF8"/>
    <w:p w14:paraId="20C16524" w14:textId="14F0EFFC" w:rsidR="005F1BF8" w:rsidRDefault="005F1BF8" w:rsidP="005F1BF8">
      <w:r>
        <w:t xml:space="preserve">This is the </w:t>
      </w:r>
      <w:r w:rsidRPr="00770544">
        <w:rPr>
          <w:highlight w:val="lightGray"/>
        </w:rPr>
        <w:t>differential form of Gauss’s law.</w:t>
      </w:r>
    </w:p>
    <w:p w14:paraId="7A6F634C" w14:textId="7A33569B" w:rsidR="005F1BF8" w:rsidRDefault="00D65CF7" w:rsidP="005F1BF8">
      <w:r>
        <w:rPr>
          <w:noProof/>
        </w:rPr>
        <mc:AlternateContent>
          <mc:Choice Requires="wps">
            <w:drawing>
              <wp:anchor distT="0" distB="0" distL="114300" distR="114300" simplePos="0" relativeHeight="251658266" behindDoc="0" locked="0" layoutInCell="1" allowOverlap="1" wp14:anchorId="2826DD28" wp14:editId="1E8E8421">
                <wp:simplePos x="0" y="0"/>
                <wp:positionH relativeFrom="margin">
                  <wp:align>right</wp:align>
                </wp:positionH>
                <wp:positionV relativeFrom="paragraph">
                  <wp:posOffset>28575</wp:posOffset>
                </wp:positionV>
                <wp:extent cx="6777355" cy="590550"/>
                <wp:effectExtent l="0" t="0" r="23495" b="19050"/>
                <wp:wrapSquare wrapText="bothSides"/>
                <wp:docPr id="1092438916" name="Scroll: Horizontal 76"/>
                <wp:cNvGraphicFramePr/>
                <a:graphic xmlns:a="http://schemas.openxmlformats.org/drawingml/2006/main">
                  <a:graphicData uri="http://schemas.microsoft.com/office/word/2010/wordprocessingShape">
                    <wps:wsp>
                      <wps:cNvSpPr/>
                      <wps:spPr>
                        <a:xfrm>
                          <a:off x="0" y="0"/>
                          <a:ext cx="6777355"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CDA7C2" w14:textId="77777777" w:rsidR="00BD07EA" w:rsidRPr="00BD07EA" w:rsidRDefault="00BD07EA" w:rsidP="00BD07EA">
                            <w:pPr>
                              <w:jc w:val="center"/>
                              <w:rPr>
                                <w:b/>
                                <w:bCs/>
                                <w:i/>
                                <w:iCs/>
                                <w:sz w:val="28"/>
                                <w:szCs w:val="28"/>
                              </w:rPr>
                            </w:pPr>
                            <w:r w:rsidRPr="00BD07EA">
                              <w:rPr>
                                <w:b/>
                                <w:bCs/>
                                <w:i/>
                                <w:iCs/>
                                <w:sz w:val="28"/>
                                <w:szCs w:val="28"/>
                              </w:rPr>
                              <w:t>Q.3 — State Gauss’s law for electric field and derive Coulomb’s law from it</w:t>
                            </w:r>
                          </w:p>
                          <w:p w14:paraId="5D4F1250" w14:textId="77777777" w:rsidR="00BD07EA" w:rsidRDefault="00BD07EA" w:rsidP="00BD07E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26DD28" id="Scroll: Horizontal 76" o:spid="_x0000_s1052" type="#_x0000_t98" style="position:absolute;margin-left:482.45pt;margin-top:2.25pt;width:533.65pt;height:46.5pt;z-index:25165826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" fillcolor="black [3213]" strokecolor="#09101d [484]" strokeweight="1pt">
                <v:stroke joinstyle="miter"/>
                <v:textbox>
                  <w:txbxContent>
                    <w:p w14:paraId="37CDA7C2" w14:textId="77777777" w:rsidR="00BD07EA" w:rsidRPr="00BD07EA" w:rsidRDefault="00BD07EA" w:rsidP="00BD07EA">
                      <w:pPr>
                        <w:jc w:val="center"/>
                        <w:rPr>
                          <w:b/>
                          <w:bCs/>
                          <w:i/>
                          <w:iCs/>
                          <w:sz w:val="28"/>
                          <w:szCs w:val="28"/>
                        </w:rPr>
                      </w:pPr>
                      <w:r w:rsidRPr="00BD07EA">
                        <w:rPr>
                          <w:b/>
                          <w:bCs/>
                          <w:i/>
                          <w:iCs/>
                          <w:sz w:val="28"/>
                          <w:szCs w:val="28"/>
                        </w:rPr>
                        <w:t>Q.3 — State Gauss’s law for electric field and derive Coulomb’s law from it</w:t>
                      </w:r>
                    </w:p>
                    <w:p w14:paraId="5D4F1250" w14:textId="77777777" w:rsidR="00BD07EA" w:rsidRDefault="00BD07EA" w:rsidP="00BD07EA">
                      <w:pPr>
                        <w:jc w:val="center"/>
                      </w:pPr>
                    </w:p>
                  </w:txbxContent>
                </v:textbox>
                <w10:wrap type="square" anchorx="margin"/>
              </v:shape>
            </w:pict>
          </mc:Fallback>
        </mc:AlternateContent>
      </w:r>
    </w:p>
    <w:p w14:paraId="1E414323" w14:textId="77777777" w:rsidR="005F1BF8" w:rsidRPr="00770544" w:rsidRDefault="005F1BF8" w:rsidP="005F1BF8">
      <w:pPr>
        <w:rPr>
          <w:b/>
          <w:bCs/>
          <w:i/>
          <w:iCs/>
          <w:sz w:val="24"/>
          <w:szCs w:val="24"/>
        </w:rPr>
      </w:pPr>
      <w:r w:rsidRPr="00770544">
        <w:rPr>
          <w:b/>
          <w:bCs/>
          <w:i/>
          <w:iCs/>
          <w:sz w:val="24"/>
          <w:szCs w:val="24"/>
        </w:rPr>
        <w:t>Gauss’s Law</w:t>
      </w:r>
    </w:p>
    <w:p w14:paraId="48B9582D" w14:textId="77777777" w:rsidR="005F1BF8" w:rsidRDefault="005F1BF8" w:rsidP="005F1BF8">
      <w:r>
        <w:t>The electric flux passing through any closed surface is equal to (1/ε₀) times the total charge enclosed by that surface.</w:t>
      </w:r>
    </w:p>
    <w:p w14:paraId="0978949C" w14:textId="77777777" w:rsidR="005F1BF8" w:rsidRPr="00770544" w:rsidRDefault="005F1BF8" w:rsidP="005F1BF8">
      <w:pPr>
        <w:rPr>
          <w:b/>
          <w:bCs/>
          <w:i/>
          <w:iCs/>
          <w:sz w:val="24"/>
          <w:szCs w:val="24"/>
        </w:rPr>
      </w:pPr>
      <w:r w:rsidRPr="00770544">
        <w:rPr>
          <w:b/>
          <w:bCs/>
          <w:i/>
          <w:iCs/>
          <w:sz w:val="24"/>
          <w:szCs w:val="24"/>
        </w:rPr>
        <w:t>Deduction of Coulomb’s Law from Gauss’s Law</w:t>
      </w:r>
    </w:p>
    <w:p w14:paraId="71E9EB7A" w14:textId="77777777" w:rsidR="005F1BF8" w:rsidRDefault="005F1BF8" w:rsidP="005F1BF8">
      <w:r>
        <w:t>Consider a positive charge +q placed at the center of a spherical surface of radius r (called Gaussian surface).</w:t>
      </w:r>
    </w:p>
    <w:p w14:paraId="35FB9A1D" w14:textId="77777777" w:rsidR="005F1BF8" w:rsidRDefault="005F1BF8" w:rsidP="005F1BF8">
      <w:r>
        <w:t>The electric lines of force are radially outward and perpendicular to the surface.</w:t>
      </w:r>
    </w:p>
    <w:p w14:paraId="10540881" w14:textId="77777777" w:rsidR="005F1BF8" w:rsidRDefault="005F1BF8" w:rsidP="005F1BF8">
      <w:r>
        <w:t>For a small surface element da,</w:t>
      </w:r>
    </w:p>
    <w:p w14:paraId="02D6F8A9" w14:textId="77777777" w:rsidR="005F1BF8" w:rsidRDefault="005F1BF8" w:rsidP="005F1BF8">
      <w:r>
        <w:t>the angle between E and n̂ is zero.</w:t>
      </w:r>
    </w:p>
    <w:p w14:paraId="0C0E1CED" w14:textId="77777777" w:rsidR="005F1BF8" w:rsidRDefault="005F1BF8" w:rsidP="005F1BF8">
      <w:r>
        <w:t>Flux through the spherical surface:</w:t>
      </w:r>
    </w:p>
    <w:p w14:paraId="1478660D" w14:textId="77777777" w:rsidR="005F1BF8" w:rsidRDefault="005F1BF8" w:rsidP="00AE7050">
      <w:pPr>
        <w:jc w:val="center"/>
      </w:pPr>
      <w:r>
        <w:t xml:space="preserve">Φₑ = </w:t>
      </w:r>
      <w:r>
        <w:rPr>
          <w:rFonts w:ascii="Cambria Math" w:hAnsi="Cambria Math" w:cs="Cambria Math"/>
        </w:rPr>
        <w:t>∮</w:t>
      </w:r>
      <w:r>
        <w:t xml:space="preserve"> E </w:t>
      </w:r>
      <w:r>
        <w:rPr>
          <w:rFonts w:ascii="Calibri" w:hAnsi="Calibri" w:cs="Calibri"/>
        </w:rPr>
        <w:t>·</w:t>
      </w:r>
      <w:r>
        <w:t xml:space="preserve"> da</w:t>
      </w:r>
    </w:p>
    <w:p w14:paraId="69EFC2CC" w14:textId="77777777" w:rsidR="005F1BF8" w:rsidRDefault="005F1BF8" w:rsidP="00AE7050">
      <w:pPr>
        <w:jc w:val="center"/>
      </w:pPr>
      <w:r>
        <w:t xml:space="preserve">Φₑ = </w:t>
      </w:r>
      <w:r>
        <w:rPr>
          <w:rFonts w:ascii="Cambria Math" w:hAnsi="Cambria Math" w:cs="Cambria Math"/>
        </w:rPr>
        <w:t>∮</w:t>
      </w:r>
      <w:r>
        <w:t xml:space="preserve"> E da cos</w:t>
      </w:r>
      <w:r w:rsidR="000E2D3D">
        <w:t xml:space="preserve"> </w:t>
      </w:r>
      <w:r>
        <w:rPr>
          <w:rFonts w:ascii="Calibri" w:hAnsi="Calibri" w:cs="Calibri"/>
        </w:rPr>
        <w:t>θ</w:t>
      </w:r>
    </w:p>
    <w:p w14:paraId="2E110502" w14:textId="77777777" w:rsidR="005F1BF8" w:rsidRDefault="005F1BF8" w:rsidP="00AE7050">
      <w:pPr>
        <w:jc w:val="center"/>
      </w:pPr>
      <w:r>
        <w:t xml:space="preserve">Φₑ = </w:t>
      </w:r>
      <w:r>
        <w:rPr>
          <w:rFonts w:ascii="Cambria Math" w:hAnsi="Cambria Math" w:cs="Cambria Math"/>
        </w:rPr>
        <w:t>∮</w:t>
      </w:r>
      <w:r>
        <w:t xml:space="preserve"> E da cos0</w:t>
      </w:r>
      <w:r>
        <w:rPr>
          <w:rFonts w:ascii="Calibri" w:hAnsi="Calibri" w:cs="Calibri"/>
        </w:rPr>
        <w:t>°</w:t>
      </w:r>
    </w:p>
    <w:p w14:paraId="5DF9E74E" w14:textId="77777777" w:rsidR="005F1BF8" w:rsidRDefault="005F1BF8" w:rsidP="00AE7050">
      <w:pPr>
        <w:jc w:val="center"/>
      </w:pPr>
      <w:r>
        <w:t xml:space="preserve">Φₑ = E </w:t>
      </w:r>
      <w:r>
        <w:rPr>
          <w:rFonts w:ascii="Cambria Math" w:hAnsi="Cambria Math" w:cs="Cambria Math"/>
        </w:rPr>
        <w:t>∮</w:t>
      </w:r>
      <w:r>
        <w:t xml:space="preserve"> da</w:t>
      </w:r>
    </w:p>
    <w:p w14:paraId="572B8369" w14:textId="77777777" w:rsidR="005F1BF8" w:rsidRDefault="005F1BF8" w:rsidP="00AE7050">
      <w:pPr>
        <w:jc w:val="center"/>
      </w:pPr>
      <w:r w:rsidRPr="00B67A24">
        <w:rPr>
          <w:highlight w:val="lightGray"/>
        </w:rPr>
        <w:lastRenderedPageBreak/>
        <w:t>Φₑ = E (4πr²) —— (1)</w:t>
      </w:r>
    </w:p>
    <w:p w14:paraId="3B5D3873" w14:textId="77777777" w:rsidR="005F1BF8" w:rsidRDefault="005F1BF8" w:rsidP="005F1BF8">
      <w:r>
        <w:t>From Gauss’s law,</w:t>
      </w:r>
    </w:p>
    <w:p w14:paraId="024B5D70" w14:textId="77777777" w:rsidR="005F1BF8" w:rsidRDefault="005F1BF8" w:rsidP="00AE7050">
      <w:pPr>
        <w:jc w:val="center"/>
      </w:pPr>
      <w:r w:rsidRPr="00B67A24">
        <w:rPr>
          <w:highlight w:val="lightGray"/>
        </w:rPr>
        <w:t>Φₑ = q / ε₀ —— (2)</w:t>
      </w:r>
    </w:p>
    <w:p w14:paraId="204C3402" w14:textId="77777777" w:rsidR="005F1BF8" w:rsidRDefault="005F1BF8" w:rsidP="005F1BF8">
      <w:r>
        <w:t>Equating (1) and (2):</w:t>
      </w:r>
    </w:p>
    <w:p w14:paraId="2673EB8D" w14:textId="77777777" w:rsidR="005F1BF8" w:rsidRDefault="005F1BF8" w:rsidP="00AE7050">
      <w:pPr>
        <w:jc w:val="center"/>
      </w:pPr>
      <w:r>
        <w:t>E (4πr²) = q / ε₀</w:t>
      </w:r>
    </w:p>
    <w:p w14:paraId="48203AE4" w14:textId="77777777" w:rsidR="005F1BF8" w:rsidRDefault="005F1BF8" w:rsidP="00AE7050">
      <w:pPr>
        <w:jc w:val="center"/>
      </w:pPr>
      <w:r>
        <w:t>E = (1 / 4πε₀) (q / r²)</w:t>
      </w:r>
    </w:p>
    <w:p w14:paraId="17801F49" w14:textId="77777777" w:rsidR="005F1BF8" w:rsidRDefault="005F1BF8" w:rsidP="005F1BF8">
      <w:r>
        <w:t>Or,</w:t>
      </w:r>
    </w:p>
    <w:p w14:paraId="293D00EC" w14:textId="77777777" w:rsidR="005F1BF8" w:rsidRDefault="005F1BF8" w:rsidP="00AE7050">
      <w:pPr>
        <w:jc w:val="center"/>
      </w:pPr>
      <w:r>
        <w:t>E = k q / r²</w:t>
      </w:r>
    </w:p>
    <w:p w14:paraId="24592990" w14:textId="77777777" w:rsidR="005F1BF8" w:rsidRDefault="005F1BF8" w:rsidP="005F1BF8">
      <w:r>
        <w:t>The electric field at distance r from charge q is inversely proportional to the square of the distance.</w:t>
      </w:r>
    </w:p>
    <w:p w14:paraId="0B9C4C43" w14:textId="77777777" w:rsidR="005F1BF8" w:rsidRDefault="005F1BF8" w:rsidP="005F1BF8">
      <w:r>
        <w:t>If a test charge q₀ is placed in this field,</w:t>
      </w:r>
    </w:p>
    <w:p w14:paraId="06265CBE" w14:textId="3E3F8D3C" w:rsidR="005F1BF8" w:rsidRDefault="005F1BF8" w:rsidP="005F1BF8">
      <w:r>
        <w:t>then F = q₀</w:t>
      </w:r>
      <w:r w:rsidR="000E2D3D">
        <w:t xml:space="preserve"> </w:t>
      </w:r>
      <w:r>
        <w:t xml:space="preserve">E = k </w:t>
      </w:r>
      <w:r w:rsidR="000E2D3D">
        <w:t xml:space="preserve"> </w:t>
      </w:r>
      <w:r w:rsidR="008111E3">
        <w:t xml:space="preserve">q </w:t>
      </w:r>
      <w:r>
        <w:t>q₀ / r²</w:t>
      </w:r>
    </w:p>
    <w:p w14:paraId="08C0938F" w14:textId="77777777" w:rsidR="005F1BF8" w:rsidRDefault="005F1BF8" w:rsidP="005F1BF8">
      <w:r>
        <w:t>This is Coulomb’s Law.</w:t>
      </w:r>
    </w:p>
    <w:p w14:paraId="5EE980B5" w14:textId="77777777" w:rsidR="005F1BF8" w:rsidRDefault="005F1BF8" w:rsidP="005F1BF8">
      <w:r>
        <w:t xml:space="preserve">Hence, </w:t>
      </w:r>
      <w:r w:rsidRPr="00770544">
        <w:rPr>
          <w:highlight w:val="lightGray"/>
        </w:rPr>
        <w:t>Coulomb’s law is deduced from Gauss’s law.</w:t>
      </w:r>
    </w:p>
    <w:p w14:paraId="50E788B8" w14:textId="0E9D16A4" w:rsidR="005F1BF8" w:rsidRPr="00F2275D" w:rsidRDefault="00E4253A" w:rsidP="005F1BF8">
      <w:pPr>
        <w:rPr>
          <w:b/>
          <w:bCs/>
          <w:i/>
          <w:iCs/>
          <w:sz w:val="24"/>
          <w:szCs w:val="24"/>
        </w:rPr>
      </w:pPr>
      <w:r>
        <w:rPr>
          <w:b/>
          <w:bCs/>
          <w:i/>
          <w:iCs/>
          <w:noProof/>
          <w:sz w:val="24"/>
          <w:szCs w:val="24"/>
        </w:rPr>
        <w:drawing>
          <wp:inline distT="0" distB="0" distL="0" distR="0" wp14:anchorId="7D984ADB" wp14:editId="522C754E">
            <wp:extent cx="6782435" cy="781050"/>
            <wp:effectExtent l="0" t="0" r="0" b="0"/>
            <wp:docPr id="13744674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2435" cy="781050"/>
                    </a:xfrm>
                    <a:prstGeom prst="rect">
                      <a:avLst/>
                    </a:prstGeom>
                    <a:noFill/>
                  </pic:spPr>
                </pic:pic>
              </a:graphicData>
            </a:graphic>
          </wp:inline>
        </w:drawing>
      </w:r>
    </w:p>
    <w:p w14:paraId="5D74C8D8" w14:textId="77777777" w:rsidR="005F1BF8" w:rsidRDefault="005F1BF8" w:rsidP="005F1BF8"/>
    <w:p w14:paraId="6449E3AD" w14:textId="77777777" w:rsidR="005F1BF8" w:rsidRPr="00770544" w:rsidRDefault="005F1BF8" w:rsidP="005F1BF8">
      <w:pPr>
        <w:rPr>
          <w:b/>
          <w:bCs/>
          <w:i/>
          <w:iCs/>
          <w:sz w:val="24"/>
          <w:szCs w:val="24"/>
        </w:rPr>
      </w:pPr>
      <w:r w:rsidRPr="00770544">
        <w:rPr>
          <w:b/>
          <w:bCs/>
          <w:i/>
          <w:iCs/>
          <w:sz w:val="24"/>
          <w:szCs w:val="24"/>
        </w:rPr>
        <w:t>Electric Field Due to an Infinite Line of Charge</w:t>
      </w:r>
    </w:p>
    <w:p w14:paraId="01B0628E" w14:textId="77777777" w:rsidR="005F1BF8" w:rsidRDefault="005F1BF8" w:rsidP="005F1BF8">
      <w:r>
        <w:t>Consider a long, positively charged wire having uniform linear charge density λ (charge per unit length).</w:t>
      </w:r>
    </w:p>
    <w:p w14:paraId="66C19AFB" w14:textId="77777777" w:rsidR="005F1BF8" w:rsidRDefault="005F1BF8" w:rsidP="005F1BF8">
      <w:r>
        <w:t>Take a cylindrical Gaussian surface of radius r and height h, coaxial with the line charge.</w:t>
      </w:r>
    </w:p>
    <w:p w14:paraId="2C636E45" w14:textId="77777777" w:rsidR="005F1BF8" w:rsidRDefault="005F1BF8" w:rsidP="005F1BF8">
      <w:r>
        <w:t>At a point P on the curved surface, we want to find the electric field E.</w:t>
      </w:r>
    </w:p>
    <w:p w14:paraId="7D8A2ACC" w14:textId="77777777" w:rsidR="005F1BF8" w:rsidRDefault="005F1BF8" w:rsidP="005F1BF8">
      <w:r>
        <w:t>Charge enclosed by the cylinder:</w:t>
      </w:r>
    </w:p>
    <w:p w14:paraId="3898DD3B" w14:textId="614EB949" w:rsidR="005F1BF8" w:rsidRPr="00374CA0" w:rsidRDefault="005F1BF8" w:rsidP="00374CA0">
      <w:pPr>
        <w:jc w:val="center"/>
        <w:rPr>
          <w:b/>
          <w:bCs/>
        </w:rPr>
      </w:pPr>
      <w:r w:rsidRPr="00374CA0">
        <w:rPr>
          <w:b/>
          <w:bCs/>
        </w:rPr>
        <w:t>q = λ</w:t>
      </w:r>
      <w:r w:rsidR="00374CA0" w:rsidRPr="00374CA0">
        <w:rPr>
          <w:b/>
          <w:bCs/>
        </w:rPr>
        <w:t xml:space="preserve"> </w:t>
      </w:r>
      <w:r w:rsidRPr="00374CA0">
        <w:rPr>
          <w:b/>
          <w:bCs/>
        </w:rPr>
        <w:t>h —— (1)</w:t>
      </w:r>
    </w:p>
    <w:p w14:paraId="5B6BE37E" w14:textId="77777777" w:rsidR="005F1BF8" w:rsidRDefault="005F1BF8" w:rsidP="005F1BF8">
      <w:r>
        <w:t>The cylinder has three surfaces:</w:t>
      </w:r>
    </w:p>
    <w:p w14:paraId="5503486A" w14:textId="77777777" w:rsidR="005F1BF8" w:rsidRDefault="005F1BF8" w:rsidP="00F2275D">
      <w:pPr>
        <w:pStyle w:val="ListParagraph"/>
        <w:numPr>
          <w:ilvl w:val="0"/>
          <w:numId w:val="1"/>
        </w:numPr>
      </w:pPr>
      <w:r>
        <w:t>Top circular surface</w:t>
      </w:r>
    </w:p>
    <w:p w14:paraId="79FDFD12" w14:textId="77777777" w:rsidR="005F1BF8" w:rsidRDefault="005F1BF8" w:rsidP="00F2275D">
      <w:pPr>
        <w:pStyle w:val="ListParagraph"/>
        <w:numPr>
          <w:ilvl w:val="0"/>
          <w:numId w:val="1"/>
        </w:numPr>
      </w:pPr>
      <w:r>
        <w:t>Bottom circular surface</w:t>
      </w:r>
    </w:p>
    <w:p w14:paraId="1FE29154" w14:textId="77777777" w:rsidR="005F1BF8" w:rsidRDefault="005F1BF8" w:rsidP="00F2275D">
      <w:pPr>
        <w:pStyle w:val="ListParagraph"/>
        <w:numPr>
          <w:ilvl w:val="0"/>
          <w:numId w:val="1"/>
        </w:numPr>
      </w:pPr>
      <w:r>
        <w:t>Curved surface</w:t>
      </w:r>
    </w:p>
    <w:p w14:paraId="51EE0BAC" w14:textId="77777777" w:rsidR="005F1BF8" w:rsidRDefault="005F1BF8" w:rsidP="005F1BF8">
      <w:r>
        <w:t>The electric field lines are radially outward (perpendicular to the curved surface).</w:t>
      </w:r>
    </w:p>
    <w:p w14:paraId="34429C41" w14:textId="77777777" w:rsidR="005F1BF8" w:rsidRDefault="005F1BF8" w:rsidP="005F1BF8">
      <w:r>
        <w:t>Therefore:</w:t>
      </w:r>
    </w:p>
    <w:p w14:paraId="7A712A20" w14:textId="77777777" w:rsidR="005F1BF8" w:rsidRDefault="005F1BF8" w:rsidP="005F1BF8">
      <w:r>
        <w:t>On the curved surface, angle between E and n̂ = 0°.</w:t>
      </w:r>
    </w:p>
    <w:p w14:paraId="6269F686" w14:textId="77777777" w:rsidR="005F1BF8" w:rsidRDefault="005F1BF8" w:rsidP="005F1BF8">
      <w:r>
        <w:t>On top and bottom surfaces, angle between E and n̂ = 90°, so flux = 0 there.</w:t>
      </w:r>
    </w:p>
    <w:p w14:paraId="162357E9" w14:textId="77777777" w:rsidR="005F1BF8" w:rsidRPr="00770544" w:rsidRDefault="005F1BF8" w:rsidP="005F1BF8">
      <w:pPr>
        <w:rPr>
          <w:b/>
          <w:bCs/>
          <w:i/>
          <w:iCs/>
          <w:sz w:val="24"/>
          <w:szCs w:val="24"/>
        </w:rPr>
      </w:pPr>
      <w:r w:rsidRPr="00770544">
        <w:rPr>
          <w:b/>
          <w:bCs/>
          <w:i/>
          <w:iCs/>
          <w:sz w:val="24"/>
          <w:szCs w:val="24"/>
        </w:rPr>
        <w:lastRenderedPageBreak/>
        <w:t>Total flux through the closed cylinder:</w:t>
      </w:r>
    </w:p>
    <w:p w14:paraId="64F04854" w14:textId="77777777" w:rsidR="005F1BF8" w:rsidRDefault="005F1BF8" w:rsidP="00374CA0">
      <w:pPr>
        <w:jc w:val="center"/>
      </w:pPr>
      <w:r>
        <w:t>Φₑ = E (2πrh)</w:t>
      </w:r>
    </w:p>
    <w:p w14:paraId="7113B1AE" w14:textId="77777777" w:rsidR="005F1BF8" w:rsidRDefault="005F1BF8" w:rsidP="005F1BF8">
      <w:r>
        <w:t>From Gauss’s law:</w:t>
      </w:r>
    </w:p>
    <w:p w14:paraId="1B944105" w14:textId="77777777" w:rsidR="005F1BF8" w:rsidRDefault="005F1BF8" w:rsidP="00374CA0">
      <w:pPr>
        <w:jc w:val="center"/>
      </w:pPr>
      <w:r>
        <w:t>Φₑ = q / ε₀ = λ</w:t>
      </w:r>
      <w:r w:rsidR="000E2D3D">
        <w:t xml:space="preserve"> </w:t>
      </w:r>
      <w:r>
        <w:t>h / ε₀</w:t>
      </w:r>
    </w:p>
    <w:p w14:paraId="218F2A5F" w14:textId="77777777" w:rsidR="005F1BF8" w:rsidRDefault="005F1BF8" w:rsidP="005F1BF8">
      <w:r>
        <w:t>Equating both:</w:t>
      </w:r>
    </w:p>
    <w:p w14:paraId="0C5931EA" w14:textId="77777777" w:rsidR="005F1BF8" w:rsidRDefault="005F1BF8" w:rsidP="00374CA0">
      <w:pPr>
        <w:jc w:val="center"/>
      </w:pPr>
      <w:r>
        <w:t>E (2πrh) = λ</w:t>
      </w:r>
      <w:r w:rsidR="000E2D3D">
        <w:t xml:space="preserve"> </w:t>
      </w:r>
      <w:r>
        <w:t>h / ε₀</w:t>
      </w:r>
    </w:p>
    <w:p w14:paraId="54DCA8B6" w14:textId="77777777" w:rsidR="005F1BF8" w:rsidRDefault="005F1BF8" w:rsidP="00374CA0">
      <w:pPr>
        <w:jc w:val="center"/>
      </w:pPr>
      <w:r>
        <w:t>E = λ / (2πε₀</w:t>
      </w:r>
      <w:r w:rsidR="000E2D3D">
        <w:t xml:space="preserve"> </w:t>
      </w:r>
      <w:r>
        <w:t>r)</w:t>
      </w:r>
    </w:p>
    <w:p w14:paraId="30412BA1" w14:textId="4D17A0BB" w:rsidR="005F1BF8" w:rsidRDefault="0076396A" w:rsidP="005F1BF8">
      <w:r>
        <w:rPr>
          <w:noProof/>
        </w:rPr>
        <mc:AlternateContent>
          <mc:Choice Requires="wps">
            <w:drawing>
              <wp:anchor distT="0" distB="0" distL="114300" distR="114300" simplePos="0" relativeHeight="251658244" behindDoc="0" locked="0" layoutInCell="1" allowOverlap="1" wp14:anchorId="1E7E11AF" wp14:editId="749C8F1B">
                <wp:simplePos x="0" y="0"/>
                <wp:positionH relativeFrom="column">
                  <wp:posOffset>3019425</wp:posOffset>
                </wp:positionH>
                <wp:positionV relativeFrom="paragraph">
                  <wp:posOffset>204470</wp:posOffset>
                </wp:positionV>
                <wp:extent cx="1047750" cy="295275"/>
                <wp:effectExtent l="0" t="0" r="19050" b="28575"/>
                <wp:wrapNone/>
                <wp:docPr id="295604830" name="Text Box 6"/>
                <wp:cNvGraphicFramePr/>
                <a:graphic xmlns:a="http://schemas.openxmlformats.org/drawingml/2006/main">
                  <a:graphicData uri="http://schemas.microsoft.com/office/word/2010/wordprocessingShape">
                    <wps:wsp>
                      <wps:cNvSpPr txBox="1"/>
                      <wps:spPr>
                        <a:xfrm>
                          <a:off x="0" y="0"/>
                          <a:ext cx="1047750" cy="295275"/>
                        </a:xfrm>
                        <a:prstGeom prst="rect">
                          <a:avLst/>
                        </a:prstGeom>
                        <a:solidFill>
                          <a:schemeClr val="lt1"/>
                        </a:solidFill>
                        <a:ln w="6350">
                          <a:solidFill>
                            <a:prstClr val="black"/>
                          </a:solidFill>
                        </a:ln>
                      </wps:spPr>
                      <wps:txbx>
                        <w:txbxContent>
                          <w:p w14:paraId="6807177B" w14:textId="77777777" w:rsidR="0076396A" w:rsidRPr="0076396A" w:rsidRDefault="0076396A" w:rsidP="0076396A">
                            <w:r w:rsidRPr="0076396A">
                              <w:t>E = λ / (2πε₀ r)</w:t>
                            </w:r>
                          </w:p>
                          <w:p w14:paraId="0AE6CAEF" w14:textId="77777777" w:rsidR="0076396A" w:rsidRDefault="007639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7E11AF" id="Text Box 6" o:spid="_x0000_s1053" type="#_x0000_t202" style="position:absolute;margin-left:237.75pt;margin-top:16.1pt;width:82.5pt;height:2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" fillcolor="white [3201]" strokeweight=".5pt">
                <v:textbox>
                  <w:txbxContent>
                    <w:p w14:paraId="6807177B" w14:textId="77777777" w:rsidR="0076396A" w:rsidRPr="0076396A" w:rsidRDefault="0076396A" w:rsidP="0076396A">
                      <w:r w:rsidRPr="0076396A">
                        <w:t>E = λ / (2πε₀ r)</w:t>
                      </w:r>
                    </w:p>
                    <w:p w14:paraId="0AE6CAEF" w14:textId="77777777" w:rsidR="0076396A" w:rsidRDefault="0076396A"/>
                  </w:txbxContent>
                </v:textbox>
              </v:shape>
            </w:pict>
          </mc:Fallback>
        </mc:AlternateContent>
      </w:r>
      <w:r w:rsidR="005F1BF8">
        <w:t>Hence, the electric field due to an infinite line of charge is:</w:t>
      </w:r>
    </w:p>
    <w:p w14:paraId="4F338D57" w14:textId="77777777" w:rsidR="005F1BF8" w:rsidRDefault="005F1BF8" w:rsidP="00374CA0">
      <w:pPr>
        <w:jc w:val="center"/>
      </w:pPr>
      <w:r>
        <w:t>E = λ / (2πε₀</w:t>
      </w:r>
      <w:r w:rsidR="000E2D3D">
        <w:t xml:space="preserve"> </w:t>
      </w:r>
      <w:r>
        <w:t>r)</w:t>
      </w:r>
    </w:p>
    <w:p w14:paraId="3E8BD4AF" w14:textId="796BEAD5" w:rsidR="00446296" w:rsidRDefault="005F1BF8" w:rsidP="00446296">
      <w:r>
        <w:t>and it acts radially outward from the line of charge</w:t>
      </w:r>
    </w:p>
    <w:p w14:paraId="1D78AD90" w14:textId="598E3EB8" w:rsidR="00446296" w:rsidRDefault="00710316" w:rsidP="00446296">
      <w:r>
        <w:t>t</w:t>
      </w:r>
      <w:r w:rsidR="00446296">
        <w:t>he Gauss’s law states that electric flux passing through any closed surface is equal to</w:t>
      </w:r>
    </w:p>
    <w:p w14:paraId="3AABAB2A" w14:textId="549C635F" w:rsidR="00F80143" w:rsidRDefault="00446296" w:rsidP="00F80143">
      <w:r>
        <w:t>the net charge enclosed by the surface.</w:t>
      </w:r>
      <w:r w:rsidR="00F80143" w:rsidRPr="00F80143">
        <w:t xml:space="preserve"> </w:t>
      </w:r>
    </w:p>
    <w:p w14:paraId="7DBC8C2D" w14:textId="17C8EBE5" w:rsidR="00F80143" w:rsidRDefault="00F80143" w:rsidP="00F80143">
      <w:r>
        <w:t>The Gauss’s law states that</w:t>
      </w:r>
    </w:p>
    <w:p w14:paraId="455AA69D" w14:textId="019F6245" w:rsidR="00F80143" w:rsidRPr="0076396A" w:rsidRDefault="00F80143" w:rsidP="0076396A">
      <w:pPr>
        <w:jc w:val="center"/>
        <w:rPr>
          <w:b/>
          <w:bCs/>
        </w:rPr>
      </w:pPr>
      <w:r w:rsidRPr="0076396A">
        <w:rPr>
          <w:rFonts w:ascii="Cambria Math" w:hAnsi="Cambria Math" w:cs="Cambria Math"/>
          <w:b/>
          <w:bCs/>
        </w:rPr>
        <w:t>∮</w:t>
      </w:r>
      <w:r w:rsidRPr="0076396A">
        <w:rPr>
          <w:b/>
          <w:bCs/>
        </w:rPr>
        <w:t xml:space="preserve"> E </w:t>
      </w:r>
      <w:r w:rsidRPr="0076396A">
        <w:rPr>
          <w:rFonts w:ascii="Calibri" w:hAnsi="Calibri" w:cs="Calibri"/>
          <w:b/>
          <w:bCs/>
        </w:rPr>
        <w:t>·</w:t>
      </w:r>
      <w:r w:rsidRPr="0076396A">
        <w:rPr>
          <w:b/>
          <w:bCs/>
        </w:rPr>
        <w:t xml:space="preserve"> da = q / </w:t>
      </w:r>
      <w:r w:rsidRPr="0076396A">
        <w:rPr>
          <w:rFonts w:ascii="Calibri" w:hAnsi="Calibri" w:cs="Calibri"/>
          <w:b/>
          <w:bCs/>
        </w:rPr>
        <w:t>ε₀</w:t>
      </w:r>
    </w:p>
    <w:p w14:paraId="41B6B013" w14:textId="14529389" w:rsidR="00F80143" w:rsidRDefault="006E3692" w:rsidP="00F80143">
      <w:r>
        <w:rPr>
          <w:noProof/>
        </w:rPr>
        <mc:AlternateContent>
          <mc:Choice Requires="wps">
            <w:drawing>
              <wp:anchor distT="0" distB="0" distL="114300" distR="114300" simplePos="0" relativeHeight="251658267" behindDoc="0" locked="0" layoutInCell="1" allowOverlap="1" wp14:anchorId="24CB8AB8" wp14:editId="7042ABC3">
                <wp:simplePos x="0" y="0"/>
                <wp:positionH relativeFrom="column">
                  <wp:posOffset>-238125</wp:posOffset>
                </wp:positionH>
                <wp:positionV relativeFrom="paragraph">
                  <wp:posOffset>276225</wp:posOffset>
                </wp:positionV>
                <wp:extent cx="7048500" cy="809625"/>
                <wp:effectExtent l="0" t="0" r="19050" b="28575"/>
                <wp:wrapSquare wrapText="bothSides"/>
                <wp:docPr id="421917468" name="Scroll: Horizontal 82"/>
                <wp:cNvGraphicFramePr/>
                <a:graphic xmlns:a="http://schemas.openxmlformats.org/drawingml/2006/main">
                  <a:graphicData uri="http://schemas.microsoft.com/office/word/2010/wordprocessingShape">
                    <wps:wsp>
                      <wps:cNvSpPr/>
                      <wps:spPr>
                        <a:xfrm>
                          <a:off x="0" y="0"/>
                          <a:ext cx="7048500" cy="8096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C290B7" w14:textId="77777777" w:rsidR="006E3692" w:rsidRPr="006E3692" w:rsidRDefault="006E3692" w:rsidP="006E3692">
                            <w:pPr>
                              <w:jc w:val="center"/>
                              <w:rPr>
                                <w:b/>
                                <w:bCs/>
                                <w:i/>
                                <w:iCs/>
                                <w:sz w:val="28"/>
                                <w:szCs w:val="28"/>
                              </w:rPr>
                            </w:pPr>
                            <w:r w:rsidRPr="006E3692">
                              <w:rPr>
                                <w:b/>
                                <w:bCs/>
                                <w:i/>
                                <w:iCs/>
                                <w:sz w:val="28"/>
                                <w:szCs w:val="28"/>
                              </w:rPr>
                              <w:t>Q.9 State Gauss’s law and apply it to calculate electric field intensity at a point due to spherical volume charge distribution.</w:t>
                            </w:r>
                          </w:p>
                          <w:p w14:paraId="44FB50E6" w14:textId="77777777" w:rsidR="006E3692" w:rsidRDefault="006E3692" w:rsidP="006E36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4CB8AB8" id="Scroll: Horizontal 82" o:spid="_x0000_s1054" type="#_x0000_t98" style="position:absolute;margin-left:-18.75pt;margin-top:21.75pt;width:555pt;height:63.75pt;z-index:2516582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" fillcolor="black [3213]" strokecolor="#09101d [484]" strokeweight="1pt">
                <v:stroke joinstyle="miter"/>
                <v:textbox>
                  <w:txbxContent>
                    <w:p w14:paraId="64C290B7" w14:textId="77777777" w:rsidR="006E3692" w:rsidRPr="006E3692" w:rsidRDefault="006E3692" w:rsidP="006E3692">
                      <w:pPr>
                        <w:jc w:val="center"/>
                        <w:rPr>
                          <w:b/>
                          <w:bCs/>
                          <w:i/>
                          <w:iCs/>
                          <w:sz w:val="28"/>
                          <w:szCs w:val="28"/>
                        </w:rPr>
                      </w:pPr>
                      <w:r w:rsidRPr="006E3692">
                        <w:rPr>
                          <w:b/>
                          <w:bCs/>
                          <w:i/>
                          <w:iCs/>
                          <w:sz w:val="28"/>
                          <w:szCs w:val="28"/>
                        </w:rPr>
                        <w:t>Q.9 State Gauss’s law and apply it to calculate electric field intensity at a point due to spherical volume charge distribution.</w:t>
                      </w:r>
                    </w:p>
                    <w:p w14:paraId="44FB50E6" w14:textId="77777777" w:rsidR="006E3692" w:rsidRDefault="006E3692" w:rsidP="006E3692">
                      <w:pPr>
                        <w:jc w:val="center"/>
                      </w:pPr>
                    </w:p>
                  </w:txbxContent>
                </v:textbox>
                <w10:wrap type="square"/>
              </v:shape>
            </w:pict>
          </mc:Fallback>
        </mc:AlternateContent>
      </w:r>
      <w:r w:rsidR="00F80143">
        <w:t>i.e. flux of electric field through any closed surface is equal to the total charge enclosed by the surface divided by ε₀.</w:t>
      </w:r>
    </w:p>
    <w:p w14:paraId="188D96FB" w14:textId="16896170" w:rsidR="00F80143" w:rsidRPr="005C2206" w:rsidRDefault="00F80143" w:rsidP="00862477">
      <w:pPr>
        <w:rPr>
          <w:b/>
          <w:bCs/>
          <w:i/>
          <w:iCs/>
          <w:sz w:val="28"/>
          <w:szCs w:val="28"/>
        </w:rPr>
      </w:pPr>
      <w:r w:rsidRPr="005C2206">
        <w:rPr>
          <w:b/>
          <w:bCs/>
          <w:i/>
          <w:iCs/>
          <w:sz w:val="28"/>
          <w:szCs w:val="28"/>
        </w:rPr>
        <w:t>ELECTRIC FIELD DUE TO SPHERICAL CHARGE DISTRIBUTION</w:t>
      </w:r>
    </w:p>
    <w:p w14:paraId="0AE5D901" w14:textId="1472A6E1" w:rsidR="00F80143" w:rsidRDefault="00F80143" w:rsidP="00F80143">
      <w:r>
        <w:t>Let’s find electric field due to spherical volume charge distribution using Gauss’s law.</w:t>
      </w:r>
    </w:p>
    <w:p w14:paraId="2EC2A939" w14:textId="2048146C" w:rsidR="00F80143" w:rsidRDefault="00F80143" w:rsidP="00206D0B">
      <w:pPr>
        <w:pStyle w:val="ListParagraph"/>
        <w:numPr>
          <w:ilvl w:val="0"/>
          <w:numId w:val="23"/>
        </w:numPr>
      </w:pPr>
      <w:r>
        <w:t>Electric field inside spherical volume charge distribution.</w:t>
      </w:r>
    </w:p>
    <w:p w14:paraId="7CE2A979" w14:textId="21A3647B" w:rsidR="00F80143" w:rsidRDefault="00F80143" w:rsidP="00206D0B">
      <w:pPr>
        <w:pStyle w:val="ListParagraph"/>
        <w:numPr>
          <w:ilvl w:val="0"/>
          <w:numId w:val="23"/>
        </w:numPr>
      </w:pPr>
      <w:r>
        <w:t>Electric field outside spherical volume charge distribution.</w:t>
      </w:r>
    </w:p>
    <w:p w14:paraId="43239FFA" w14:textId="77777777" w:rsidR="00AF009F" w:rsidRDefault="00AF009F" w:rsidP="00AF009F">
      <w:pPr>
        <w:pStyle w:val="ListParagraph"/>
      </w:pPr>
    </w:p>
    <w:p w14:paraId="1E8C88E3" w14:textId="6C289331" w:rsidR="00F80143" w:rsidRPr="00862477" w:rsidRDefault="00F80143" w:rsidP="00206D0B">
      <w:pPr>
        <w:pStyle w:val="ListParagraph"/>
        <w:numPr>
          <w:ilvl w:val="0"/>
          <w:numId w:val="24"/>
        </w:numPr>
        <w:rPr>
          <w:b/>
          <w:bCs/>
          <w:i/>
          <w:iCs/>
          <w:sz w:val="24"/>
          <w:szCs w:val="24"/>
        </w:rPr>
      </w:pPr>
      <w:r w:rsidRPr="00862477">
        <w:rPr>
          <w:b/>
          <w:bCs/>
          <w:i/>
          <w:iCs/>
          <w:sz w:val="24"/>
          <w:szCs w:val="24"/>
        </w:rPr>
        <w:t>ELECTRIC FIELD OUTSIDE SPHERICAL CHARGE DISTRIBUTION</w:t>
      </w:r>
    </w:p>
    <w:p w14:paraId="33B6EFD9" w14:textId="42E42587" w:rsidR="00F80143" w:rsidRDefault="00F80143" w:rsidP="00F80143">
      <w:r>
        <w:t>Consider a sphere of radius R having volume charge density ρ.</w:t>
      </w:r>
      <w:r w:rsidR="005C2206">
        <w:t xml:space="preserve"> </w:t>
      </w:r>
      <w:r>
        <w:t>Take a small volume element of dv in the sphere having charge dq.</w:t>
      </w:r>
      <w:r w:rsidR="005C2206">
        <w:t xml:space="preserve"> </w:t>
      </w:r>
      <w:r>
        <w:t>The volume charge density is defined as</w:t>
      </w:r>
    </w:p>
    <w:p w14:paraId="0C1C2011" w14:textId="34DC9E1C" w:rsidR="00F80143" w:rsidRDefault="00F80143" w:rsidP="005C2206">
      <w:pPr>
        <w:jc w:val="center"/>
      </w:pPr>
      <w:r>
        <w:t>ρ = d</w:t>
      </w:r>
      <w:r w:rsidR="00865DF8">
        <w:t xml:space="preserve"> </w:t>
      </w:r>
      <w:r>
        <w:t>q / dv</w:t>
      </w:r>
    </w:p>
    <w:p w14:paraId="2E06E38D" w14:textId="0EAA78C2" w:rsidR="00F80143" w:rsidRDefault="00F80143" w:rsidP="005C2206">
      <w:pPr>
        <w:jc w:val="center"/>
      </w:pPr>
      <w:r>
        <w:rPr>
          <w:rFonts w:ascii="Cambria Math" w:hAnsi="Cambria Math" w:cs="Cambria Math"/>
        </w:rPr>
        <w:t>∴</w:t>
      </w:r>
      <w:r>
        <w:t xml:space="preserve"> d</w:t>
      </w:r>
      <w:r w:rsidR="00865DF8">
        <w:t xml:space="preserve"> </w:t>
      </w:r>
      <w:r>
        <w:t xml:space="preserve">q = </w:t>
      </w:r>
      <w:r>
        <w:rPr>
          <w:rFonts w:ascii="Calibri" w:hAnsi="Calibri" w:cs="Calibri"/>
        </w:rPr>
        <w:t>ρ</w:t>
      </w:r>
      <w:r>
        <w:t xml:space="preserve"> dv</w:t>
      </w:r>
    </w:p>
    <w:p w14:paraId="5954549D" w14:textId="77777777" w:rsidR="00F80143" w:rsidRDefault="00F80143" w:rsidP="00F80143">
      <w:r>
        <w:t>The net charge enclosed in sphere is</w:t>
      </w:r>
    </w:p>
    <w:p w14:paraId="133EF450" w14:textId="7B74B737" w:rsidR="00F80143" w:rsidRDefault="00F80143" w:rsidP="005C2206">
      <w:pPr>
        <w:jc w:val="center"/>
      </w:pPr>
      <w:r>
        <w:t>q = ∫ρ dv = ρ (4/3)</w:t>
      </w:r>
      <w:r w:rsidR="005C2206">
        <w:t xml:space="preserve"> </w:t>
      </w:r>
      <w:r>
        <w:t>πR³</w:t>
      </w:r>
    </w:p>
    <w:p w14:paraId="40F8D63A" w14:textId="13D28264" w:rsidR="00F80143" w:rsidRDefault="00F80143" w:rsidP="00F80143">
      <w:r>
        <w:t>Now take a point P at distance r from the cente</w:t>
      </w:r>
      <w:r w:rsidR="00865DF8">
        <w:t>r</w:t>
      </w:r>
      <w:r>
        <w:t xml:space="preserve"> of charged sphere where we want to calculate field. The Gaussian surface will be a sphere of radius </w:t>
      </w:r>
      <w:r w:rsidRPr="005C2206">
        <w:rPr>
          <w:b/>
          <w:bCs/>
        </w:rPr>
        <w:t>r &gt; R</w:t>
      </w:r>
      <w:r>
        <w:t xml:space="preserve">, concentric with the sphere and enclosing total charge </w:t>
      </w:r>
      <w:r w:rsidRPr="005C2206">
        <w:rPr>
          <w:b/>
          <w:bCs/>
        </w:rPr>
        <w:t>q</w:t>
      </w:r>
      <w:r>
        <w:t>.</w:t>
      </w:r>
      <w:r w:rsidR="005C2206">
        <w:t xml:space="preserve"> </w:t>
      </w:r>
      <w:r>
        <w:t xml:space="preserve">Take the area of sphere of radius </w:t>
      </w:r>
      <w:r w:rsidRPr="005C2206">
        <w:rPr>
          <w:b/>
          <w:bCs/>
        </w:rPr>
        <w:t>r</w:t>
      </w:r>
      <w:r>
        <w:t xml:space="preserve"> as</w:t>
      </w:r>
    </w:p>
    <w:p w14:paraId="253F3DD2" w14:textId="77777777" w:rsidR="00F80143" w:rsidRDefault="00F80143" w:rsidP="005C2206">
      <w:pPr>
        <w:jc w:val="center"/>
      </w:pPr>
      <w:r>
        <w:lastRenderedPageBreak/>
        <w:t>A = 4πr²</w:t>
      </w:r>
    </w:p>
    <w:p w14:paraId="06337776" w14:textId="77777777" w:rsidR="00F80143" w:rsidRDefault="00F80143" w:rsidP="00F80143">
      <w:r>
        <w:t>Electric flux through Gaussian surface is</w:t>
      </w:r>
    </w:p>
    <w:p w14:paraId="7F7A98FE" w14:textId="77777777" w:rsidR="00F80143" w:rsidRDefault="00F80143" w:rsidP="00F80143">
      <w:pPr>
        <w:jc w:val="center"/>
      </w:pPr>
      <w:r>
        <w:rPr>
          <w:rFonts w:ascii="Cambria Math" w:hAnsi="Cambria Math" w:cs="Cambria Math"/>
        </w:rPr>
        <w:t>∮</w:t>
      </w:r>
      <w:r>
        <w:t xml:space="preserve"> E </w:t>
      </w:r>
      <w:r>
        <w:rPr>
          <w:rFonts w:ascii="Calibri" w:hAnsi="Calibri" w:cs="Calibri"/>
        </w:rPr>
        <w:t>·</w:t>
      </w:r>
      <w:r>
        <w:t xml:space="preserve"> da = EA = E(4</w:t>
      </w:r>
      <w:r>
        <w:rPr>
          <w:rFonts w:ascii="Calibri" w:hAnsi="Calibri" w:cs="Calibri"/>
        </w:rPr>
        <w:t>π</w:t>
      </w:r>
      <w:r>
        <w:t>r</w:t>
      </w:r>
      <w:r>
        <w:rPr>
          <w:rFonts w:ascii="Calibri" w:hAnsi="Calibri" w:cs="Calibri"/>
        </w:rPr>
        <w:t>²</w:t>
      </w:r>
      <w:r>
        <w:t xml:space="preserve">) = q / </w:t>
      </w:r>
      <w:r>
        <w:rPr>
          <w:rFonts w:ascii="Calibri" w:hAnsi="Calibri" w:cs="Calibri"/>
        </w:rPr>
        <w:t>ε₀</w:t>
      </w:r>
    </w:p>
    <w:p w14:paraId="1D4C5225" w14:textId="77777777" w:rsidR="00F80143" w:rsidRDefault="00F80143" w:rsidP="00F80143">
      <w:pPr>
        <w:jc w:val="center"/>
      </w:pPr>
      <w:r>
        <w:rPr>
          <w:rFonts w:ascii="Cambria Math" w:hAnsi="Cambria Math" w:cs="Cambria Math"/>
        </w:rPr>
        <w:t>⇒</w:t>
      </w:r>
      <w:r>
        <w:t xml:space="preserve"> E = (1 / 4</w:t>
      </w:r>
      <w:r>
        <w:rPr>
          <w:rFonts w:ascii="Calibri" w:hAnsi="Calibri" w:cs="Calibri"/>
        </w:rPr>
        <w:t>πε₀</w:t>
      </w:r>
      <w:r>
        <w:t>) (q / r</w:t>
      </w:r>
      <w:r>
        <w:rPr>
          <w:rFonts w:ascii="Calibri" w:hAnsi="Calibri" w:cs="Calibri"/>
        </w:rPr>
        <w:t>²</w:t>
      </w:r>
      <w:r>
        <w:t>)</w:t>
      </w:r>
    </w:p>
    <w:p w14:paraId="13F81150" w14:textId="58316ECE" w:rsidR="00F80143" w:rsidRDefault="00F80143" w:rsidP="00F80143">
      <w:pPr>
        <w:jc w:val="center"/>
      </w:pPr>
      <w:r>
        <w:t>E = (1 / 4πε₀) (ρ (4/3)</w:t>
      </w:r>
      <w:r w:rsidR="005C2206">
        <w:t xml:space="preserve"> </w:t>
      </w:r>
      <w:r>
        <w:t>πR³) / r²</w:t>
      </w:r>
    </w:p>
    <w:p w14:paraId="2EBCE28F" w14:textId="77777777" w:rsidR="00F80143" w:rsidRDefault="00F80143" w:rsidP="00F80143">
      <w:pPr>
        <w:jc w:val="center"/>
      </w:pPr>
      <w:r w:rsidRPr="00C55482">
        <w:rPr>
          <w:highlight w:val="lightGray"/>
        </w:rPr>
        <w:t>E = (ρR³) / (3ε₀r²)</w:t>
      </w:r>
    </w:p>
    <w:p w14:paraId="1F4C6024" w14:textId="7085AAC9" w:rsidR="00F80143" w:rsidRDefault="00F80143" w:rsidP="00F80143">
      <w:r>
        <w:t>The electric field is inverse to r², so outside the sphere the electric field behaves as if all charge is concentrated at the cente</w:t>
      </w:r>
      <w:r w:rsidR="005C2206">
        <w:t>r</w:t>
      </w:r>
      <w:r>
        <w:t>.</w:t>
      </w:r>
    </w:p>
    <w:p w14:paraId="501116E6" w14:textId="1B4C4452" w:rsidR="00F80143" w:rsidRPr="00862477" w:rsidRDefault="00F80143" w:rsidP="00206D0B">
      <w:pPr>
        <w:pStyle w:val="ListParagraph"/>
        <w:numPr>
          <w:ilvl w:val="0"/>
          <w:numId w:val="24"/>
        </w:numPr>
        <w:rPr>
          <w:b/>
          <w:bCs/>
          <w:i/>
          <w:iCs/>
          <w:sz w:val="24"/>
          <w:szCs w:val="24"/>
        </w:rPr>
      </w:pPr>
      <w:r w:rsidRPr="00862477">
        <w:rPr>
          <w:b/>
          <w:bCs/>
          <w:i/>
          <w:iCs/>
          <w:sz w:val="24"/>
          <w:szCs w:val="24"/>
        </w:rPr>
        <w:t>ELECTRIC FIELD INSIDE SPHERICAL CHARGE DISTRIBUTION</w:t>
      </w:r>
    </w:p>
    <w:p w14:paraId="6575E87E" w14:textId="3C3BAB8F" w:rsidR="00F80143" w:rsidRDefault="00F80143" w:rsidP="00F80143">
      <w:r>
        <w:t>Consider a uniformly charged sphere having radius R and volume charge density</w:t>
      </w:r>
      <w:r w:rsidRPr="00F80143">
        <w:rPr>
          <w:b/>
          <w:bCs/>
        </w:rPr>
        <w:t xml:space="preserve"> ρ</w:t>
      </w:r>
      <w:r>
        <w:t xml:space="preserve">. Take a point </w:t>
      </w:r>
      <w:r w:rsidRPr="00F80143">
        <w:rPr>
          <w:b/>
          <w:bCs/>
        </w:rPr>
        <w:t>P</w:t>
      </w:r>
      <w:r>
        <w:t xml:space="preserve"> inside the sphere at distance</w:t>
      </w:r>
      <w:r w:rsidRPr="00F80143">
        <w:rPr>
          <w:b/>
          <w:bCs/>
        </w:rPr>
        <w:t xml:space="preserve"> r</w:t>
      </w:r>
      <w:r>
        <w:t xml:space="preserve"> from the cente</w:t>
      </w:r>
      <w:r w:rsidR="005C2206">
        <w:t>r</w:t>
      </w:r>
      <w:r>
        <w:t xml:space="preserve"> (r &lt; R). The volume charge density is defined as</w:t>
      </w:r>
    </w:p>
    <w:p w14:paraId="77651511" w14:textId="4F16AF9A" w:rsidR="00F80143" w:rsidRDefault="00F80143" w:rsidP="00F80143">
      <w:pPr>
        <w:jc w:val="center"/>
      </w:pPr>
      <w:r>
        <w:t>ρ = d</w:t>
      </w:r>
      <w:r w:rsidR="00C55482">
        <w:t xml:space="preserve"> </w:t>
      </w:r>
      <w:r>
        <w:t>q / dv</w:t>
      </w:r>
    </w:p>
    <w:p w14:paraId="5F33CDED" w14:textId="77777777" w:rsidR="00446296" w:rsidRDefault="00446296" w:rsidP="00446296"/>
    <w:p w14:paraId="1765DC14" w14:textId="77777777" w:rsidR="002B3569" w:rsidRPr="00544B9C" w:rsidRDefault="002B3569" w:rsidP="002B3569">
      <w:pPr>
        <w:rPr>
          <w:rFonts w:ascii="Calibri" w:hAnsi="Calibri" w:cs="Calibri"/>
          <w:b/>
          <w:bCs/>
          <w:i/>
          <w:iCs/>
          <w:sz w:val="28"/>
          <w:szCs w:val="28"/>
        </w:rPr>
      </w:pPr>
      <w:r w:rsidRPr="00544B9C">
        <w:rPr>
          <w:rFonts w:ascii="Calibri" w:hAnsi="Calibri" w:cs="Calibri"/>
          <w:b/>
          <w:bCs/>
          <w:i/>
          <w:iCs/>
          <w:sz w:val="28"/>
          <w:szCs w:val="28"/>
        </w:rPr>
        <w:t>Charged Isolated Conductor</w:t>
      </w:r>
    </w:p>
    <w:p w14:paraId="39B8AF00" w14:textId="77777777" w:rsidR="002B3569" w:rsidRPr="002B3569" w:rsidRDefault="002B3569" w:rsidP="002B3569">
      <w:pPr>
        <w:rPr>
          <w:rFonts w:ascii="Calibri" w:hAnsi="Calibri" w:cs="Calibri"/>
        </w:rPr>
      </w:pPr>
      <w:r w:rsidRPr="002B3569">
        <w:rPr>
          <w:rFonts w:ascii="Calibri" w:hAnsi="Calibri" w:cs="Calibri"/>
        </w:rPr>
        <w:t>As we have seen by using Gauss’s Law that an excess charge placed on a solid conductor must reside entirely on its surface whether the conductor is hollow or solid, and the excess charge distributes itself so that the surface is an equipotential surface.</w:t>
      </w:r>
    </w:p>
    <w:p w14:paraId="7D1E74A1" w14:textId="77777777" w:rsidR="002B3569" w:rsidRPr="002B3569" w:rsidRDefault="002B3569" w:rsidP="002B3569">
      <w:pPr>
        <w:rPr>
          <w:rFonts w:ascii="Calibri" w:hAnsi="Calibri" w:cs="Calibri"/>
          <w:b/>
          <w:bCs/>
          <w:i/>
          <w:iCs/>
          <w:sz w:val="24"/>
          <w:szCs w:val="24"/>
        </w:rPr>
      </w:pPr>
      <w:r w:rsidRPr="002B3569">
        <w:rPr>
          <w:rFonts w:ascii="Calibri" w:hAnsi="Calibri" w:cs="Calibri"/>
          <w:b/>
          <w:bCs/>
          <w:i/>
          <w:iCs/>
          <w:sz w:val="24"/>
          <w:szCs w:val="24"/>
        </w:rPr>
        <w:t>CHARGED ISOLATED CONDUCTOR</w:t>
      </w:r>
    </w:p>
    <w:p w14:paraId="146D3855" w14:textId="77777777" w:rsidR="002B3569" w:rsidRPr="002B3569" w:rsidRDefault="002B3569" w:rsidP="002B3569">
      <w:pPr>
        <w:rPr>
          <w:rFonts w:ascii="Calibri" w:hAnsi="Calibri" w:cs="Calibri"/>
        </w:rPr>
      </w:pPr>
      <w:r w:rsidRPr="002B3569">
        <w:rPr>
          <w:rFonts w:ascii="Calibri" w:hAnsi="Calibri" w:cs="Calibri"/>
        </w:rPr>
        <w:t>A conductor is a piece of solid material conductor which is charged positively or otherwise. Charge (positive or negative) resides on the outer surface of conductor because electric field inside the conductor is zero. In a metal, most of the electrons are free to move and readily rearrange themselves in response to an external field.</w:t>
      </w:r>
    </w:p>
    <w:p w14:paraId="3D16C176" w14:textId="77777777" w:rsidR="002B3569" w:rsidRPr="002B3569" w:rsidRDefault="002B3569" w:rsidP="002B3569">
      <w:pPr>
        <w:rPr>
          <w:rFonts w:ascii="Calibri" w:hAnsi="Calibri" w:cs="Calibri"/>
        </w:rPr>
      </w:pPr>
      <w:r w:rsidRPr="002B3569">
        <w:rPr>
          <w:rFonts w:ascii="Calibri" w:hAnsi="Calibri" w:cs="Calibri"/>
        </w:rPr>
        <w:t>So, when a conductor is isolated and charged, the charges redistribute themselves in such a way that the field inside conductor is zero.</w:t>
      </w:r>
    </w:p>
    <w:p w14:paraId="2D08A8A1" w14:textId="77777777" w:rsidR="002B3569" w:rsidRPr="002B3569" w:rsidRDefault="002B3569" w:rsidP="002B3569">
      <w:pPr>
        <w:rPr>
          <w:rFonts w:ascii="Calibri" w:hAnsi="Calibri" w:cs="Calibri"/>
        </w:rPr>
      </w:pPr>
      <w:r w:rsidRPr="002B3569">
        <w:rPr>
          <w:rFonts w:ascii="Calibri" w:hAnsi="Calibri" w:cs="Calibri"/>
        </w:rPr>
        <w:t>The electric field inside isolated conductor is zero because the net charge inside conductor is zero.</w:t>
      </w:r>
    </w:p>
    <w:p w14:paraId="4039FD62" w14:textId="77777777" w:rsidR="002B3569" w:rsidRPr="002B3569" w:rsidRDefault="002B3569" w:rsidP="002B3569">
      <w:pPr>
        <w:rPr>
          <w:rFonts w:ascii="Calibri" w:hAnsi="Calibri" w:cs="Calibri"/>
        </w:rPr>
      </w:pPr>
      <w:r w:rsidRPr="002B3569">
        <w:rPr>
          <w:rFonts w:ascii="Calibri" w:hAnsi="Calibri" w:cs="Calibri"/>
        </w:rPr>
        <w:t>We can say by Gauss’s Law that</w:t>
      </w:r>
    </w:p>
    <w:p w14:paraId="2064FC42" w14:textId="243B6A88" w:rsidR="00E8275E" w:rsidRPr="00E8275E" w:rsidRDefault="00E8275E" w:rsidP="0062682D">
      <w:pPr>
        <w:jc w:val="center"/>
        <w:rPr>
          <w:rFonts w:ascii="Calibri" w:hAnsi="Calibri" w:cs="Calibri"/>
        </w:rPr>
      </w:pPr>
      <w:r w:rsidRPr="00E8275E">
        <w:rPr>
          <w:rFonts w:ascii="Calibri" w:hAnsi="Calibri" w:cs="Calibri"/>
        </w:rPr>
        <w:t>E = 0</w:t>
      </w:r>
      <w:r w:rsidRPr="00E8275E">
        <w:rPr>
          <w:rFonts w:ascii="Calibri" w:hAnsi="Calibri" w:cs="Calibri"/>
        </w:rPr>
        <w:t> </w:t>
      </w:r>
      <w:r w:rsidRPr="00E8275E">
        <w:rPr>
          <w:rFonts w:ascii="Calibri" w:hAnsi="Calibri" w:cs="Calibri"/>
        </w:rPr>
        <w:t>inside the surface</w:t>
      </w:r>
    </w:p>
    <w:p w14:paraId="5D2E3A14" w14:textId="77777777" w:rsidR="00E8275E" w:rsidRPr="00E8275E" w:rsidRDefault="00E8275E" w:rsidP="0062682D">
      <w:pPr>
        <w:jc w:val="center"/>
        <w:rPr>
          <w:rFonts w:ascii="Calibri" w:hAnsi="Calibri" w:cs="Calibri"/>
        </w:rPr>
      </w:pPr>
      <w:r w:rsidRPr="00E8275E">
        <w:rPr>
          <w:rFonts w:ascii="Calibri" w:hAnsi="Calibri" w:cs="Calibri"/>
        </w:rPr>
        <w:t>E = σ / ε₀</w:t>
      </w:r>
      <w:r w:rsidRPr="00E8275E">
        <w:rPr>
          <w:rFonts w:ascii="Calibri" w:hAnsi="Calibri" w:cs="Calibri"/>
        </w:rPr>
        <w:t> </w:t>
      </w:r>
      <w:r w:rsidRPr="00E8275E">
        <w:rPr>
          <w:rFonts w:ascii="Calibri" w:hAnsi="Calibri" w:cs="Calibri"/>
        </w:rPr>
        <w:t>outside the surface</w:t>
      </w:r>
    </w:p>
    <w:p w14:paraId="517703C1" w14:textId="77777777" w:rsidR="00E8275E" w:rsidRPr="00E8275E" w:rsidRDefault="00E8275E" w:rsidP="00E8275E">
      <w:pPr>
        <w:rPr>
          <w:rFonts w:ascii="Calibri" w:hAnsi="Calibri" w:cs="Calibri"/>
        </w:rPr>
      </w:pPr>
      <w:r w:rsidRPr="00E8275E">
        <w:rPr>
          <w:rFonts w:ascii="Calibri" w:hAnsi="Calibri" w:cs="Calibri"/>
        </w:rPr>
        <w:t>And,</w:t>
      </w:r>
    </w:p>
    <w:p w14:paraId="5DD7F1EE" w14:textId="77777777" w:rsidR="00E8275E" w:rsidRPr="00E8275E" w:rsidRDefault="00E8275E" w:rsidP="0062682D">
      <w:pPr>
        <w:jc w:val="center"/>
        <w:rPr>
          <w:rFonts w:ascii="Calibri" w:hAnsi="Calibri" w:cs="Calibri"/>
        </w:rPr>
      </w:pPr>
      <w:r w:rsidRPr="00E8275E">
        <w:rPr>
          <w:rFonts w:ascii="Calibri" w:hAnsi="Calibri" w:cs="Calibri"/>
        </w:rPr>
        <w:t>σ = q / A</w:t>
      </w:r>
    </w:p>
    <w:p w14:paraId="099D180C" w14:textId="77777777" w:rsidR="002B3569" w:rsidRPr="002B3569" w:rsidRDefault="002B3569" w:rsidP="002B3569">
      <w:pPr>
        <w:rPr>
          <w:rFonts w:ascii="Calibri" w:hAnsi="Calibri" w:cs="Calibri"/>
        </w:rPr>
      </w:pPr>
      <w:r w:rsidRPr="002B3569">
        <w:rPr>
          <w:rFonts w:ascii="Calibri" w:hAnsi="Calibri" w:cs="Calibri"/>
        </w:rPr>
        <w:t>→ charge on the surface = q</w:t>
      </w:r>
    </w:p>
    <w:p w14:paraId="6AB039DB" w14:textId="3C59468A" w:rsidR="002B3569" w:rsidRPr="002B3569" w:rsidRDefault="002B3569" w:rsidP="002B3569">
      <w:pPr>
        <w:rPr>
          <w:rFonts w:ascii="Calibri" w:hAnsi="Calibri" w:cs="Calibri"/>
        </w:rPr>
      </w:pPr>
      <w:r w:rsidRPr="002B3569">
        <w:rPr>
          <w:rFonts w:ascii="Calibri" w:hAnsi="Calibri" w:cs="Calibri"/>
        </w:rPr>
        <w:t>It means that any excess charge of the conductor lies on the surface of conductor, i.e. This implies that the electric field inside the conductor is zero and hence no charge can exist in the interior of a conductor, any charge resides entirely on the surface. The excess charge placed on the excess surface of a conductor spreads out so that the potential of the conductor and surface is equipotential.</w:t>
      </w:r>
    </w:p>
    <w:p w14:paraId="05A87AED" w14:textId="77777777" w:rsidR="002B3569" w:rsidRPr="002B3569" w:rsidRDefault="002B3569" w:rsidP="002B3569">
      <w:pPr>
        <w:rPr>
          <w:rFonts w:ascii="Calibri" w:hAnsi="Calibri" w:cs="Calibri"/>
        </w:rPr>
      </w:pPr>
      <w:r w:rsidRPr="002B3569">
        <w:rPr>
          <w:rFonts w:ascii="Calibri" w:hAnsi="Calibri" w:cs="Calibri"/>
        </w:rPr>
        <w:lastRenderedPageBreak/>
        <w:t>Calculate electric field outside the charged isolated conductor by using Gauss’s law.</w:t>
      </w:r>
    </w:p>
    <w:p w14:paraId="2B808CF2" w14:textId="77777777" w:rsidR="002B3569" w:rsidRPr="002B3569" w:rsidRDefault="002B3569" w:rsidP="002B3569">
      <w:pPr>
        <w:rPr>
          <w:rFonts w:ascii="Calibri" w:hAnsi="Calibri" w:cs="Calibri"/>
          <w:b/>
          <w:bCs/>
          <w:i/>
          <w:iCs/>
          <w:sz w:val="24"/>
          <w:szCs w:val="24"/>
        </w:rPr>
      </w:pPr>
      <w:r w:rsidRPr="002B3569">
        <w:rPr>
          <w:rFonts w:ascii="Calibri" w:hAnsi="Calibri" w:cs="Calibri"/>
          <w:b/>
          <w:bCs/>
          <w:i/>
          <w:iCs/>
          <w:sz w:val="24"/>
          <w:szCs w:val="24"/>
        </w:rPr>
        <w:t>EXTERNAL ELECTRIC FIELD</w:t>
      </w:r>
    </w:p>
    <w:p w14:paraId="7DABF840" w14:textId="77777777" w:rsidR="002B3569" w:rsidRPr="002B3569" w:rsidRDefault="002B3569" w:rsidP="002B3569">
      <w:pPr>
        <w:rPr>
          <w:rFonts w:ascii="Calibri" w:hAnsi="Calibri" w:cs="Calibri"/>
        </w:rPr>
      </w:pPr>
      <w:r w:rsidRPr="002B3569">
        <w:rPr>
          <w:rFonts w:ascii="Calibri" w:hAnsi="Calibri" w:cs="Calibri"/>
        </w:rPr>
        <w:t>Consider a positively charged isolated conductor. The excess charge placed on an isolated conductor lies entirely on the outer surface of the conductor and electric field exists outside the conductor only.</w:t>
      </w:r>
    </w:p>
    <w:p w14:paraId="495FB55F" w14:textId="78597D8D" w:rsidR="002B3569" w:rsidRPr="002B3569" w:rsidRDefault="006E3692" w:rsidP="002B3569">
      <w:pPr>
        <w:rPr>
          <w:rFonts w:ascii="Calibri" w:hAnsi="Calibri" w:cs="Calibri"/>
        </w:rPr>
      </w:pPr>
      <w:r>
        <w:rPr>
          <w:rFonts w:ascii="Calibri" w:hAnsi="Calibri" w:cs="Calibri"/>
          <w:noProof/>
        </w:rPr>
        <mc:AlternateContent>
          <mc:Choice Requires="wps">
            <w:drawing>
              <wp:anchor distT="0" distB="0" distL="114300" distR="114300" simplePos="0" relativeHeight="251658268" behindDoc="0" locked="0" layoutInCell="1" allowOverlap="1" wp14:anchorId="1C328B07" wp14:editId="0C809D4D">
                <wp:simplePos x="0" y="0"/>
                <wp:positionH relativeFrom="column">
                  <wp:posOffset>0</wp:posOffset>
                </wp:positionH>
                <wp:positionV relativeFrom="paragraph">
                  <wp:posOffset>595630</wp:posOffset>
                </wp:positionV>
                <wp:extent cx="6791325" cy="495300"/>
                <wp:effectExtent l="0" t="0" r="28575" b="19050"/>
                <wp:wrapSquare wrapText="bothSides"/>
                <wp:docPr id="1323199977" name="Scroll: Horizontal 83"/>
                <wp:cNvGraphicFramePr/>
                <a:graphic xmlns:a="http://schemas.openxmlformats.org/drawingml/2006/main">
                  <a:graphicData uri="http://schemas.microsoft.com/office/word/2010/wordprocessingShape">
                    <wps:wsp>
                      <wps:cNvSpPr/>
                      <wps:spPr>
                        <a:xfrm>
                          <a:off x="0" y="0"/>
                          <a:ext cx="6791325" cy="4953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232C2" w14:textId="1D162FEB" w:rsidR="006E3692" w:rsidRPr="001427C8" w:rsidRDefault="006E3692" w:rsidP="006E3692">
                            <w:pPr>
                              <w:jc w:val="center"/>
                              <w:rPr>
                                <w:b/>
                                <w:bCs/>
                                <w:i/>
                                <w:iCs/>
                                <w:sz w:val="36"/>
                                <w:szCs w:val="36"/>
                              </w:rPr>
                            </w:pPr>
                            <w:r w:rsidRPr="001427C8">
                              <w:rPr>
                                <w:b/>
                                <w:bCs/>
                                <w:i/>
                                <w:iCs/>
                                <w:sz w:val="36"/>
                                <w:szCs w:val="36"/>
                              </w:rPr>
                              <w:t>Short Questions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328B07" id="Scroll: Horizontal 83" o:spid="_x0000_s1055" type="#_x0000_t98" style="position:absolute;margin-left:0;margin-top:46.9pt;width:534.75pt;height:39pt;z-index:2516582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" fillcolor="black [3213]" strokecolor="#09101d [484]" strokeweight="1pt">
                <v:stroke joinstyle="miter"/>
                <v:textbox>
                  <w:txbxContent>
                    <w:p w14:paraId="41E232C2" w14:textId="1D162FEB" w:rsidR="006E3692" w:rsidRPr="001427C8" w:rsidRDefault="006E3692" w:rsidP="006E3692">
                      <w:pPr>
                        <w:jc w:val="center"/>
                        <w:rPr>
                          <w:b/>
                          <w:bCs/>
                          <w:i/>
                          <w:iCs/>
                          <w:sz w:val="36"/>
                          <w:szCs w:val="36"/>
                        </w:rPr>
                      </w:pPr>
                      <w:r w:rsidRPr="001427C8">
                        <w:rPr>
                          <w:b/>
                          <w:bCs/>
                          <w:i/>
                          <w:iCs/>
                          <w:sz w:val="36"/>
                          <w:szCs w:val="36"/>
                        </w:rPr>
                        <w:t>Short Questions</w:t>
                      </w:r>
                    </w:p>
                  </w:txbxContent>
                </v:textbox>
                <w10:wrap type="square"/>
              </v:shape>
            </w:pict>
          </mc:Fallback>
        </mc:AlternateContent>
      </w:r>
      <w:r w:rsidR="002B3569" w:rsidRPr="002B3569">
        <w:rPr>
          <w:rFonts w:ascii="Calibri" w:hAnsi="Calibri" w:cs="Calibri"/>
        </w:rPr>
        <w:t xml:space="preserve">Let the conductor be spherical, and the point P outside the conductor where electric field is to be calculated lies on the line joining the center of the sphere and point P. The radius of the sphere is r and its center is at O. The electric field at a point P outside the sphere is directed radially outward and perpendicular to surface. The area of each end capped </w:t>
      </w:r>
    </w:p>
    <w:p w14:paraId="7282B9CC" w14:textId="77777777" w:rsidR="0013164A" w:rsidRPr="00F2275D" w:rsidRDefault="0013164A" w:rsidP="0013164A">
      <w:pPr>
        <w:rPr>
          <w:b/>
          <w:bCs/>
          <w:i/>
          <w:iCs/>
          <w:sz w:val="24"/>
          <w:szCs w:val="24"/>
        </w:rPr>
      </w:pPr>
      <w:r w:rsidRPr="00F2275D">
        <w:rPr>
          <w:b/>
          <w:bCs/>
          <w:i/>
          <w:iCs/>
          <w:sz w:val="24"/>
          <w:szCs w:val="24"/>
        </w:rPr>
        <w:t xml:space="preserve">Q.4 — In Gauss’s law, ε₀ </w:t>
      </w:r>
      <w:r w:rsidRPr="00F2275D">
        <w:rPr>
          <w:rFonts w:ascii="Cambria Math" w:hAnsi="Cambria Math" w:cs="Cambria Math"/>
          <w:b/>
          <w:bCs/>
          <w:i/>
          <w:iCs/>
          <w:sz w:val="24"/>
          <w:szCs w:val="24"/>
        </w:rPr>
        <w:t>∮</w:t>
      </w:r>
      <w:r w:rsidRPr="00F2275D">
        <w:rPr>
          <w:b/>
          <w:bCs/>
          <w:i/>
          <w:iCs/>
          <w:sz w:val="24"/>
          <w:szCs w:val="24"/>
        </w:rPr>
        <w:t xml:space="preserve"> E </w:t>
      </w:r>
      <w:r w:rsidRPr="00F2275D">
        <w:rPr>
          <w:rFonts w:ascii="Calibri" w:hAnsi="Calibri" w:cs="Calibri"/>
          <w:b/>
          <w:bCs/>
          <w:i/>
          <w:iCs/>
          <w:sz w:val="24"/>
          <w:szCs w:val="24"/>
        </w:rPr>
        <w:t>·</w:t>
      </w:r>
      <w:r w:rsidRPr="00F2275D">
        <w:rPr>
          <w:b/>
          <w:bCs/>
          <w:i/>
          <w:iCs/>
          <w:sz w:val="24"/>
          <w:szCs w:val="24"/>
        </w:rPr>
        <w:t xml:space="preserve"> da = q. Is E necessarily the electric field attributable to the charge q?</w:t>
      </w:r>
    </w:p>
    <w:p w14:paraId="1C1EAD3D" w14:textId="77777777" w:rsidR="0013164A" w:rsidRDefault="0013164A" w:rsidP="0013164A"/>
    <w:p w14:paraId="5FE8C6D0" w14:textId="77777777" w:rsidR="0013164A" w:rsidRDefault="0013164A" w:rsidP="0013164A">
      <w:r w:rsidRPr="00770544">
        <w:rPr>
          <w:b/>
          <w:bCs/>
        </w:rPr>
        <w:t>Ans:</w:t>
      </w:r>
      <w:r w:rsidR="00770544">
        <w:t xml:space="preserve"> </w:t>
      </w:r>
      <w:r>
        <w:t>The electric field E and charge q are related as E = k</w:t>
      </w:r>
      <w:r w:rsidR="000E2D3D">
        <w:t xml:space="preserve"> </w:t>
      </w:r>
      <w:r>
        <w:t>q / r².</w:t>
      </w:r>
    </w:p>
    <w:p w14:paraId="0020089C" w14:textId="77777777" w:rsidR="0013164A" w:rsidRDefault="0013164A" w:rsidP="0013164A">
      <w:r>
        <w:t xml:space="preserve">The term E in Gauss’s law, ε₀ </w:t>
      </w:r>
      <w:r>
        <w:rPr>
          <w:rFonts w:ascii="Cambria Math" w:hAnsi="Cambria Math" w:cs="Cambria Math"/>
        </w:rPr>
        <w:t>∮</w:t>
      </w:r>
      <w:r>
        <w:t xml:space="preserve"> E </w:t>
      </w:r>
      <w:r>
        <w:rPr>
          <w:rFonts w:ascii="Calibri" w:hAnsi="Calibri" w:cs="Calibri"/>
        </w:rPr>
        <w:t>·</w:t>
      </w:r>
      <w:r>
        <w:t xml:space="preserve"> da = q, represents the total electric field due to all charges present, not necessarily due to the enclosed charge q alone.</w:t>
      </w:r>
    </w:p>
    <w:p w14:paraId="67F7037D" w14:textId="77777777" w:rsidR="0013164A" w:rsidRDefault="0013164A" w:rsidP="0013164A"/>
    <w:p w14:paraId="0A4DC2CF" w14:textId="77777777" w:rsidR="0013164A" w:rsidRPr="00F2275D" w:rsidRDefault="0013164A" w:rsidP="0013164A">
      <w:pPr>
        <w:rPr>
          <w:b/>
          <w:bCs/>
          <w:i/>
          <w:iCs/>
          <w:sz w:val="24"/>
          <w:szCs w:val="24"/>
        </w:rPr>
      </w:pPr>
      <w:r w:rsidRPr="00F2275D">
        <w:rPr>
          <w:b/>
          <w:bCs/>
          <w:i/>
          <w:iCs/>
          <w:sz w:val="24"/>
          <w:szCs w:val="24"/>
        </w:rPr>
        <w:t>Q.5 — A surface encloses an electric dipole. What can you say about electric flux for this surface?</w:t>
      </w:r>
    </w:p>
    <w:p w14:paraId="64372C61" w14:textId="77777777" w:rsidR="0013164A" w:rsidRDefault="0013164A" w:rsidP="0013164A"/>
    <w:p w14:paraId="33AE7362" w14:textId="77777777" w:rsidR="0013164A" w:rsidRPr="00770544" w:rsidRDefault="0013164A" w:rsidP="0013164A">
      <w:pPr>
        <w:rPr>
          <w:b/>
          <w:bCs/>
        </w:rPr>
      </w:pPr>
      <w:r w:rsidRPr="00770544">
        <w:rPr>
          <w:b/>
          <w:bCs/>
        </w:rPr>
        <w:t>Ans:</w:t>
      </w:r>
      <w:r w:rsidR="00770544">
        <w:rPr>
          <w:b/>
          <w:bCs/>
        </w:rPr>
        <w:t xml:space="preserve"> </w:t>
      </w:r>
      <w:r>
        <w:t xml:space="preserve">A pair of equal and opposite charges separated by a small distance is called an </w:t>
      </w:r>
      <w:r w:rsidRPr="00770544">
        <w:rPr>
          <w:highlight w:val="lightGray"/>
        </w:rPr>
        <w:t>electric dipole</w:t>
      </w:r>
      <w:r>
        <w:t>.</w:t>
      </w:r>
    </w:p>
    <w:p w14:paraId="468D50E4" w14:textId="77777777" w:rsidR="0013164A" w:rsidRDefault="0013164A" w:rsidP="0013164A">
      <w:r>
        <w:t>If a surface encloses an electric dipole, the total electric flux through the surface will be zero because the flux due to the positive charge (outward flux) is balanced by the flux due to the negative charge (inward flux).</w:t>
      </w:r>
    </w:p>
    <w:p w14:paraId="36650FF3" w14:textId="77777777" w:rsidR="0013164A" w:rsidRDefault="0013164A" w:rsidP="0013164A">
      <w:r>
        <w:t>Hence,</w:t>
      </w:r>
    </w:p>
    <w:p w14:paraId="5E219DF0" w14:textId="77777777" w:rsidR="0013164A" w:rsidRDefault="0013164A" w:rsidP="006A1B8C">
      <w:pPr>
        <w:jc w:val="center"/>
      </w:pPr>
      <w:r>
        <w:t>Φ = (+q + (–q)) / (2ε₀) = 0</w:t>
      </w:r>
    </w:p>
    <w:p w14:paraId="4AB4F706" w14:textId="77777777" w:rsidR="0013164A" w:rsidRDefault="0013164A" w:rsidP="0013164A"/>
    <w:p w14:paraId="1B757E2B" w14:textId="77777777" w:rsidR="0013164A" w:rsidRPr="00F2275D" w:rsidRDefault="0013164A" w:rsidP="0013164A">
      <w:pPr>
        <w:rPr>
          <w:b/>
          <w:bCs/>
          <w:i/>
          <w:iCs/>
          <w:sz w:val="24"/>
          <w:szCs w:val="24"/>
        </w:rPr>
      </w:pPr>
      <w:r w:rsidRPr="00F2275D">
        <w:rPr>
          <w:b/>
          <w:bCs/>
          <w:i/>
          <w:iCs/>
          <w:sz w:val="24"/>
          <w:szCs w:val="24"/>
        </w:rPr>
        <w:t>Q.6 — Is E necessarily zero inside a charged rubber balloon if the balloon is (a) spherical or (b) sausage-shaped?</w:t>
      </w:r>
    </w:p>
    <w:p w14:paraId="0575FB0F" w14:textId="77777777" w:rsidR="0013164A" w:rsidRDefault="0013164A" w:rsidP="0013164A"/>
    <w:p w14:paraId="1A2D3436" w14:textId="77777777" w:rsidR="0013164A" w:rsidRPr="00770544" w:rsidRDefault="0013164A" w:rsidP="0013164A">
      <w:pPr>
        <w:rPr>
          <w:b/>
          <w:bCs/>
        </w:rPr>
      </w:pPr>
      <w:r w:rsidRPr="00770544">
        <w:rPr>
          <w:b/>
          <w:bCs/>
        </w:rPr>
        <w:t>Ans:</w:t>
      </w:r>
      <w:r w:rsidR="00B67A24">
        <w:rPr>
          <w:b/>
          <w:bCs/>
        </w:rPr>
        <w:t xml:space="preserve"> </w:t>
      </w:r>
      <w:r>
        <w:t>The charge on the balloon resides only on its outer surface.</w:t>
      </w:r>
    </w:p>
    <w:p w14:paraId="5338B337" w14:textId="77777777" w:rsidR="0013164A" w:rsidRDefault="0013164A" w:rsidP="0013164A">
      <w:r>
        <w:t>Inside the balloon, q = 0 because no charge is enclosed.</w:t>
      </w:r>
    </w:p>
    <w:p w14:paraId="41401647" w14:textId="77777777" w:rsidR="0013164A" w:rsidRDefault="0013164A" w:rsidP="0013164A">
      <w:r>
        <w:t>According to Gauss’s law,</w:t>
      </w:r>
    </w:p>
    <w:p w14:paraId="52A37EB4" w14:textId="77777777" w:rsidR="0013164A" w:rsidRDefault="0013164A" w:rsidP="00865DF8">
      <w:pPr>
        <w:jc w:val="center"/>
      </w:pPr>
      <w:r>
        <w:t>Φₑ = q / ε₀ = 0 / ε₀ = 0</w:t>
      </w:r>
    </w:p>
    <w:p w14:paraId="6540A238" w14:textId="77777777" w:rsidR="0013164A" w:rsidRDefault="0013164A" w:rsidP="0013164A">
      <w:r>
        <w:t>So,</w:t>
      </w:r>
    </w:p>
    <w:p w14:paraId="7B9C2E95" w14:textId="77777777" w:rsidR="0013164A" w:rsidRDefault="0013164A" w:rsidP="00865DF8">
      <w:pPr>
        <w:jc w:val="center"/>
      </w:pPr>
      <w:r>
        <w:t xml:space="preserve">EA = 0 </w:t>
      </w:r>
      <w:r>
        <w:rPr>
          <w:rFonts w:ascii="Cambria Math" w:hAnsi="Cambria Math" w:cs="Cambria Math"/>
        </w:rPr>
        <w:t>⇒</w:t>
      </w:r>
      <w:r>
        <w:t xml:space="preserve"> E = 0</w:t>
      </w:r>
    </w:p>
    <w:p w14:paraId="31B40E14" w14:textId="77777777" w:rsidR="0013164A" w:rsidRDefault="0013164A" w:rsidP="0013164A">
      <w:r>
        <w:t>It means the electric field inside the balloon is zero, regardless of its shape.</w:t>
      </w:r>
    </w:p>
    <w:p w14:paraId="638CEA28" w14:textId="77777777" w:rsidR="0013164A" w:rsidRDefault="0013164A" w:rsidP="0013164A">
      <w:r>
        <w:lastRenderedPageBreak/>
        <w:t>Thus, E = 0 both for spherical and sausage-shaped charged balloons.</w:t>
      </w:r>
    </w:p>
    <w:p w14:paraId="2FFFF904" w14:textId="77777777" w:rsidR="0013164A" w:rsidRDefault="0013164A" w:rsidP="0013164A"/>
    <w:p w14:paraId="0A00EB4B" w14:textId="77777777" w:rsidR="0013164A" w:rsidRPr="00F2275D" w:rsidRDefault="0013164A" w:rsidP="0013164A">
      <w:pPr>
        <w:rPr>
          <w:b/>
          <w:bCs/>
          <w:i/>
          <w:iCs/>
          <w:sz w:val="24"/>
          <w:szCs w:val="24"/>
        </w:rPr>
      </w:pPr>
      <w:r w:rsidRPr="00F2275D">
        <w:rPr>
          <w:b/>
          <w:bCs/>
          <w:i/>
          <w:iCs/>
          <w:sz w:val="24"/>
          <w:szCs w:val="24"/>
        </w:rPr>
        <w:t>Q.7 — A surface encloses two equal and opposite charges. What can you say about electric flux for the surface?</w:t>
      </w:r>
    </w:p>
    <w:p w14:paraId="604F51BE" w14:textId="77777777" w:rsidR="0013164A" w:rsidRDefault="0013164A" w:rsidP="0013164A"/>
    <w:p w14:paraId="5DFFDA63" w14:textId="77777777" w:rsidR="0013164A" w:rsidRPr="00770544" w:rsidRDefault="0013164A" w:rsidP="0013164A">
      <w:pPr>
        <w:rPr>
          <w:b/>
          <w:bCs/>
        </w:rPr>
      </w:pPr>
      <w:r w:rsidRPr="00770544">
        <w:rPr>
          <w:b/>
          <w:bCs/>
        </w:rPr>
        <w:t>Ans:</w:t>
      </w:r>
      <w:r w:rsidR="00770544">
        <w:rPr>
          <w:b/>
          <w:bCs/>
        </w:rPr>
        <w:t xml:space="preserve"> </w:t>
      </w:r>
      <w:r>
        <w:t>According to Gauss’s law,</w:t>
      </w:r>
    </w:p>
    <w:p w14:paraId="3B69E52D" w14:textId="77777777" w:rsidR="0013164A" w:rsidRDefault="0013164A" w:rsidP="00865DF8">
      <w:pPr>
        <w:jc w:val="center"/>
      </w:pPr>
      <w:r>
        <w:t>Φₑ = q / ε₀</w:t>
      </w:r>
    </w:p>
    <w:p w14:paraId="6889C7B0" w14:textId="77777777" w:rsidR="0013164A" w:rsidRDefault="0013164A" w:rsidP="0013164A">
      <w:r>
        <w:t>Since the enclosed net charge is zero (q₁ + q₂ = 0),</w:t>
      </w:r>
    </w:p>
    <w:p w14:paraId="08BE8AB3" w14:textId="77777777" w:rsidR="0013164A" w:rsidRDefault="0013164A" w:rsidP="00865DF8">
      <w:pPr>
        <w:jc w:val="center"/>
      </w:pPr>
      <w:r>
        <w:t>Φₑ = 0</w:t>
      </w:r>
    </w:p>
    <w:p w14:paraId="10DBADC0" w14:textId="77777777" w:rsidR="0013164A" w:rsidRDefault="0013164A" w:rsidP="0013164A">
      <w:r>
        <w:t>Hence, the electric flux through the surface is zero.</w:t>
      </w:r>
    </w:p>
    <w:p w14:paraId="56A5657B" w14:textId="77777777" w:rsidR="0013164A" w:rsidRDefault="0013164A" w:rsidP="0013164A"/>
    <w:p w14:paraId="22330B82" w14:textId="77777777" w:rsidR="0013164A" w:rsidRPr="00F2275D" w:rsidRDefault="0013164A" w:rsidP="0013164A">
      <w:pPr>
        <w:rPr>
          <w:b/>
          <w:bCs/>
          <w:i/>
          <w:iCs/>
          <w:sz w:val="24"/>
          <w:szCs w:val="24"/>
        </w:rPr>
      </w:pPr>
      <w:r w:rsidRPr="00F2275D">
        <w:rPr>
          <w:b/>
          <w:bCs/>
          <w:i/>
          <w:iCs/>
          <w:sz w:val="24"/>
          <w:szCs w:val="24"/>
        </w:rPr>
        <w:t>Q.8 — Discuss the positive, negative, and zero flux passing through a closed surface with reference to "sources" and "sinks".</w:t>
      </w:r>
    </w:p>
    <w:p w14:paraId="1B4D3C51" w14:textId="77777777" w:rsidR="0013164A" w:rsidRDefault="0013164A" w:rsidP="0013164A"/>
    <w:p w14:paraId="7D0FAAD7" w14:textId="77777777" w:rsidR="0013164A" w:rsidRPr="00770544" w:rsidRDefault="0013164A" w:rsidP="0013164A">
      <w:pPr>
        <w:rPr>
          <w:b/>
          <w:bCs/>
        </w:rPr>
      </w:pPr>
      <w:r w:rsidRPr="00770544">
        <w:rPr>
          <w:b/>
          <w:bCs/>
        </w:rPr>
        <w:t>Ans:</w:t>
      </w:r>
      <w:r w:rsidR="00770544">
        <w:rPr>
          <w:b/>
          <w:bCs/>
        </w:rPr>
        <w:t xml:space="preserve"> </w:t>
      </w:r>
      <w:r>
        <w:t>Gauss’s law states that total electric flux is given by</w:t>
      </w:r>
    </w:p>
    <w:p w14:paraId="5D19FBE1" w14:textId="77777777" w:rsidR="0013164A" w:rsidRDefault="0013164A" w:rsidP="00865DF8">
      <w:pPr>
        <w:jc w:val="center"/>
      </w:pPr>
      <w:r>
        <w:t>Φₑ = q / ε₀</w:t>
      </w:r>
    </w:p>
    <w:p w14:paraId="48E0D7A8" w14:textId="77777777" w:rsidR="0013164A" w:rsidRDefault="0013164A" w:rsidP="0013164A">
      <w:r w:rsidRPr="00770544">
        <w:rPr>
          <w:b/>
          <w:bCs/>
          <w:i/>
          <w:iCs/>
        </w:rPr>
        <w:t>Positive Flux:</w:t>
      </w:r>
      <w:r>
        <w:t xml:space="preserve"> When the surface encloses a positive charge (+q), the field lines come out — flux is positive (source).</w:t>
      </w:r>
    </w:p>
    <w:p w14:paraId="74BE179A" w14:textId="77777777" w:rsidR="0013164A" w:rsidRDefault="0013164A" w:rsidP="0013164A">
      <w:r w:rsidRPr="00770544">
        <w:rPr>
          <w:b/>
          <w:bCs/>
          <w:i/>
          <w:iCs/>
        </w:rPr>
        <w:t>Negative Flux:</w:t>
      </w:r>
      <w:r>
        <w:t xml:space="preserve"> When the surface encloses a negative charge (–q), the field lines enter — flux is negative (sink).</w:t>
      </w:r>
    </w:p>
    <w:p w14:paraId="3B9C6B67" w14:textId="77777777" w:rsidR="0013164A" w:rsidRDefault="0013164A" w:rsidP="0013164A">
      <w:r w:rsidRPr="00770544">
        <w:rPr>
          <w:b/>
          <w:bCs/>
          <w:i/>
          <w:iCs/>
        </w:rPr>
        <w:t>Zero Flux:</w:t>
      </w:r>
      <w:r>
        <w:t xml:space="preserve"> When the surface encloses equal and opposite charges or no charge, the net flux is zero.</w:t>
      </w:r>
    </w:p>
    <w:p w14:paraId="7AD11D04" w14:textId="77777777" w:rsidR="0013164A" w:rsidRDefault="0013164A" w:rsidP="0013164A"/>
    <w:p w14:paraId="4353110C" w14:textId="77777777" w:rsidR="0013164A" w:rsidRPr="00F2275D" w:rsidRDefault="0013164A" w:rsidP="0013164A">
      <w:pPr>
        <w:rPr>
          <w:b/>
          <w:bCs/>
          <w:i/>
          <w:iCs/>
          <w:sz w:val="24"/>
          <w:szCs w:val="24"/>
        </w:rPr>
      </w:pPr>
      <w:r w:rsidRPr="00F2275D">
        <w:rPr>
          <w:b/>
          <w:bCs/>
          <w:i/>
          <w:iCs/>
          <w:sz w:val="24"/>
          <w:szCs w:val="24"/>
        </w:rPr>
        <w:t>Q.9 — How do the gravitational and electric forces resemble each other? How do they differ?</w:t>
      </w:r>
    </w:p>
    <w:p w14:paraId="64C1D718" w14:textId="77777777" w:rsidR="0013164A" w:rsidRDefault="0013164A" w:rsidP="0013164A"/>
    <w:p w14:paraId="7B659679" w14:textId="77777777" w:rsidR="0013164A" w:rsidRPr="00770544" w:rsidRDefault="0013164A" w:rsidP="0013164A">
      <w:pPr>
        <w:rPr>
          <w:b/>
          <w:bCs/>
        </w:rPr>
      </w:pPr>
      <w:r w:rsidRPr="00770544">
        <w:rPr>
          <w:b/>
          <w:bCs/>
        </w:rPr>
        <w:t>Ans:</w:t>
      </w:r>
      <w:r w:rsidR="00770544">
        <w:rPr>
          <w:b/>
          <w:bCs/>
        </w:rPr>
        <w:t xml:space="preserve"> </w:t>
      </w:r>
      <w:r w:rsidRPr="00770544">
        <w:rPr>
          <w:b/>
          <w:bCs/>
          <w:i/>
          <w:iCs/>
          <w:sz w:val="24"/>
          <w:szCs w:val="24"/>
        </w:rPr>
        <w:t>Similarities:</w:t>
      </w:r>
    </w:p>
    <w:p w14:paraId="034A893C" w14:textId="77777777" w:rsidR="0013164A" w:rsidRDefault="0013164A" w:rsidP="0013164A">
      <w:pPr>
        <w:pStyle w:val="ListParagraph"/>
        <w:numPr>
          <w:ilvl w:val="0"/>
          <w:numId w:val="4"/>
        </w:numPr>
      </w:pPr>
      <w:r>
        <w:t>Both are conservative forces.</w:t>
      </w:r>
    </w:p>
    <w:p w14:paraId="5D7F7E37" w14:textId="77777777" w:rsidR="0013164A" w:rsidRDefault="0013164A" w:rsidP="0013164A">
      <w:pPr>
        <w:pStyle w:val="ListParagraph"/>
        <w:numPr>
          <w:ilvl w:val="0"/>
          <w:numId w:val="4"/>
        </w:numPr>
      </w:pPr>
      <w:r>
        <w:t>Both vary inversely with the square of the distance between two particles (Inverse Square Law).</w:t>
      </w:r>
    </w:p>
    <w:p w14:paraId="7F19DF64" w14:textId="77777777" w:rsidR="0013164A" w:rsidRPr="00770544" w:rsidRDefault="0013164A" w:rsidP="0013164A">
      <w:pPr>
        <w:rPr>
          <w:b/>
          <w:bCs/>
          <w:i/>
          <w:iCs/>
          <w:sz w:val="24"/>
          <w:szCs w:val="24"/>
        </w:rPr>
      </w:pPr>
      <w:r w:rsidRPr="00770544">
        <w:rPr>
          <w:b/>
          <w:bCs/>
          <w:i/>
          <w:iCs/>
          <w:sz w:val="24"/>
          <w:szCs w:val="24"/>
        </w:rPr>
        <w:t>Differences:</w:t>
      </w:r>
    </w:p>
    <w:p w14:paraId="1E9C0740" w14:textId="77777777" w:rsidR="0013164A" w:rsidRDefault="0013164A" w:rsidP="00770544">
      <w:pPr>
        <w:pStyle w:val="ListParagraph"/>
        <w:numPr>
          <w:ilvl w:val="0"/>
          <w:numId w:val="5"/>
        </w:numPr>
      </w:pPr>
      <w:r>
        <w:t>Electric force depends on medium (ε), while gravitational force does not.</w:t>
      </w:r>
    </w:p>
    <w:p w14:paraId="62CEE8E8" w14:textId="77777777" w:rsidR="0013164A" w:rsidRDefault="0013164A" w:rsidP="0013164A">
      <w:pPr>
        <w:pStyle w:val="ListParagraph"/>
        <w:numPr>
          <w:ilvl w:val="0"/>
          <w:numId w:val="5"/>
        </w:numPr>
      </w:pPr>
      <w:r>
        <w:t>Electric force is much stronger than gravitational force.</w:t>
      </w:r>
    </w:p>
    <w:p w14:paraId="36C9F123" w14:textId="77777777" w:rsidR="0013164A" w:rsidRDefault="0013164A" w:rsidP="0013164A">
      <w:r>
        <w:t>Electric force can be both attractive and repulsive, whereas gravitational force is only attractive.</w:t>
      </w:r>
    </w:p>
    <w:p w14:paraId="7C3491EB" w14:textId="77777777" w:rsidR="0013164A" w:rsidRDefault="0013164A" w:rsidP="0013164A"/>
    <w:p w14:paraId="07CEEC25" w14:textId="77777777" w:rsidR="0013164A" w:rsidRPr="00F2275D" w:rsidRDefault="0013164A" w:rsidP="0013164A">
      <w:pPr>
        <w:rPr>
          <w:b/>
          <w:bCs/>
          <w:i/>
          <w:iCs/>
          <w:sz w:val="24"/>
          <w:szCs w:val="24"/>
        </w:rPr>
      </w:pPr>
      <w:r w:rsidRPr="00F2275D">
        <w:rPr>
          <w:b/>
          <w:bCs/>
          <w:i/>
          <w:iCs/>
          <w:sz w:val="24"/>
          <w:szCs w:val="24"/>
        </w:rPr>
        <w:t>Q.10 — What will be the value of electric flux if a surface does not enclose any charge?</w:t>
      </w:r>
    </w:p>
    <w:p w14:paraId="28460004" w14:textId="77777777" w:rsidR="0013164A" w:rsidRDefault="0013164A" w:rsidP="0013164A"/>
    <w:p w14:paraId="207B5240" w14:textId="77777777" w:rsidR="0013164A" w:rsidRPr="00770544" w:rsidRDefault="0013164A" w:rsidP="0013164A">
      <w:pPr>
        <w:rPr>
          <w:b/>
          <w:bCs/>
        </w:rPr>
      </w:pPr>
      <w:r w:rsidRPr="00770544">
        <w:rPr>
          <w:b/>
          <w:bCs/>
        </w:rPr>
        <w:lastRenderedPageBreak/>
        <w:t>Ans:</w:t>
      </w:r>
      <w:r w:rsidR="00770544">
        <w:rPr>
          <w:b/>
          <w:bCs/>
        </w:rPr>
        <w:t xml:space="preserve"> </w:t>
      </w:r>
      <w:r>
        <w:t>From Gauss’s law:</w:t>
      </w:r>
    </w:p>
    <w:p w14:paraId="360F2EF4" w14:textId="77777777" w:rsidR="0013164A" w:rsidRDefault="0013164A" w:rsidP="00865DF8">
      <w:pPr>
        <w:jc w:val="center"/>
      </w:pPr>
      <w:r>
        <w:t>Φₑ = q / ε₀</w:t>
      </w:r>
    </w:p>
    <w:p w14:paraId="7F8907F9" w14:textId="77777777" w:rsidR="0013164A" w:rsidRDefault="0013164A" w:rsidP="00865DF8">
      <w:pPr>
        <w:jc w:val="center"/>
      </w:pPr>
      <w:r>
        <w:t>If q = 0, then</w:t>
      </w:r>
    </w:p>
    <w:p w14:paraId="4703EAA5" w14:textId="77777777" w:rsidR="0013164A" w:rsidRDefault="0013164A" w:rsidP="00865DF8">
      <w:pPr>
        <w:jc w:val="center"/>
      </w:pPr>
      <w:r>
        <w:t>Φₑ = 0</w:t>
      </w:r>
    </w:p>
    <w:p w14:paraId="7C4D9A46" w14:textId="77777777" w:rsidR="0013164A" w:rsidRDefault="0013164A" w:rsidP="0013164A">
      <w:r>
        <w:t>Hence, when a surface does not enclose any charge, the electric flux through it is zero.</w:t>
      </w:r>
    </w:p>
    <w:p w14:paraId="48246392" w14:textId="77777777" w:rsidR="0013164A" w:rsidRDefault="0013164A" w:rsidP="0013164A"/>
    <w:p w14:paraId="370CA07F" w14:textId="77777777" w:rsidR="0013164A" w:rsidRPr="00F2275D" w:rsidRDefault="0013164A" w:rsidP="0013164A">
      <w:pPr>
        <w:rPr>
          <w:b/>
          <w:bCs/>
          <w:i/>
          <w:iCs/>
          <w:sz w:val="24"/>
          <w:szCs w:val="24"/>
        </w:rPr>
      </w:pPr>
      <w:r w:rsidRPr="00F2275D">
        <w:rPr>
          <w:b/>
          <w:bCs/>
          <w:i/>
          <w:iCs/>
          <w:sz w:val="24"/>
          <w:szCs w:val="24"/>
        </w:rPr>
        <w:t>Q.11 — How will you calculate the total charge on a spherical body if its radius R and surface charge density σ are given?</w:t>
      </w:r>
    </w:p>
    <w:p w14:paraId="7A75F469" w14:textId="77777777" w:rsidR="0013164A" w:rsidRDefault="0013164A" w:rsidP="0013164A"/>
    <w:p w14:paraId="1A2E5CE7" w14:textId="77777777" w:rsidR="0013164A" w:rsidRPr="00B67A24" w:rsidRDefault="0013164A" w:rsidP="0013164A">
      <w:pPr>
        <w:rPr>
          <w:b/>
          <w:bCs/>
        </w:rPr>
      </w:pPr>
      <w:r w:rsidRPr="00B67A24">
        <w:rPr>
          <w:b/>
          <w:bCs/>
        </w:rPr>
        <w:t>Ans:</w:t>
      </w:r>
      <w:r w:rsidR="00B67A24">
        <w:rPr>
          <w:b/>
          <w:bCs/>
        </w:rPr>
        <w:t xml:space="preserve"> </w:t>
      </w:r>
      <w:r>
        <w:t>Surface charge density is defined as:</w:t>
      </w:r>
    </w:p>
    <w:p w14:paraId="7FAECE06" w14:textId="5BF54A12" w:rsidR="0013164A" w:rsidRDefault="0013164A" w:rsidP="00865DF8">
      <w:pPr>
        <w:jc w:val="center"/>
      </w:pPr>
      <w:r>
        <w:t>σ = d</w:t>
      </w:r>
      <w:r w:rsidR="00F0302C">
        <w:t xml:space="preserve"> </w:t>
      </w:r>
      <w:r>
        <w:t>q / da</w:t>
      </w:r>
    </w:p>
    <w:p w14:paraId="7022C0A6" w14:textId="77777777" w:rsidR="0013164A" w:rsidRDefault="0013164A" w:rsidP="0013164A">
      <w:r>
        <w:t>Hence,</w:t>
      </w:r>
    </w:p>
    <w:p w14:paraId="0045A5E8" w14:textId="2C769315" w:rsidR="0013164A" w:rsidRDefault="00F0302C" w:rsidP="00865DF8">
      <w:pPr>
        <w:jc w:val="center"/>
      </w:pPr>
      <w:r>
        <w:t xml:space="preserve">d </w:t>
      </w:r>
      <w:r w:rsidR="0013164A">
        <w:t>q = σ da</w:t>
      </w:r>
    </w:p>
    <w:p w14:paraId="0AFA63AA" w14:textId="77777777" w:rsidR="0013164A" w:rsidRDefault="0013164A" w:rsidP="0013164A">
      <w:r>
        <w:t>Total charge:</w:t>
      </w:r>
    </w:p>
    <w:p w14:paraId="42CE34F2" w14:textId="77777777" w:rsidR="0013164A" w:rsidRDefault="0013164A" w:rsidP="00865DF8">
      <w:pPr>
        <w:jc w:val="center"/>
      </w:pPr>
      <w:r>
        <w:t xml:space="preserve">q = </w:t>
      </w:r>
      <w:r>
        <w:rPr>
          <w:rFonts w:ascii="Cambria Math" w:hAnsi="Cambria Math" w:cs="Cambria Math"/>
        </w:rPr>
        <w:t>∮</w:t>
      </w:r>
      <w:r>
        <w:t xml:space="preserve"> </w:t>
      </w:r>
      <w:r>
        <w:rPr>
          <w:rFonts w:ascii="Calibri" w:hAnsi="Calibri" w:cs="Calibri"/>
        </w:rPr>
        <w:t>σ</w:t>
      </w:r>
      <w:r>
        <w:t xml:space="preserve"> da = </w:t>
      </w:r>
      <w:r>
        <w:rPr>
          <w:rFonts w:ascii="Calibri" w:hAnsi="Calibri" w:cs="Calibri"/>
        </w:rPr>
        <w:t>σ</w:t>
      </w:r>
      <w:r>
        <w:t xml:space="preserve"> (4</w:t>
      </w:r>
      <w:r>
        <w:rPr>
          <w:rFonts w:ascii="Calibri" w:hAnsi="Calibri" w:cs="Calibri"/>
        </w:rPr>
        <w:t>π</w:t>
      </w:r>
      <w:r>
        <w:t>R</w:t>
      </w:r>
      <w:r>
        <w:rPr>
          <w:rFonts w:ascii="Calibri" w:hAnsi="Calibri" w:cs="Calibri"/>
        </w:rPr>
        <w:t>²</w:t>
      </w:r>
      <w:r>
        <w:t>)</w:t>
      </w:r>
    </w:p>
    <w:p w14:paraId="7BD1F501" w14:textId="77777777" w:rsidR="0013164A" w:rsidRDefault="0013164A" w:rsidP="0013164A">
      <w:r>
        <w:t>Therefore,</w:t>
      </w:r>
    </w:p>
    <w:p w14:paraId="40B114C2" w14:textId="77777777" w:rsidR="0013164A" w:rsidRDefault="0013164A" w:rsidP="00865DF8">
      <w:pPr>
        <w:jc w:val="center"/>
      </w:pPr>
      <w:r>
        <w:t>q = 4πR²σ</w:t>
      </w:r>
    </w:p>
    <w:p w14:paraId="647637CE" w14:textId="77777777" w:rsidR="0013164A" w:rsidRDefault="0013164A" w:rsidP="0013164A"/>
    <w:p w14:paraId="2647D82B" w14:textId="77777777" w:rsidR="0013164A" w:rsidRPr="00F2275D" w:rsidRDefault="0013164A" w:rsidP="0013164A">
      <w:pPr>
        <w:rPr>
          <w:b/>
          <w:bCs/>
          <w:i/>
          <w:iCs/>
          <w:sz w:val="24"/>
          <w:szCs w:val="24"/>
        </w:rPr>
      </w:pPr>
      <w:r w:rsidRPr="00F2275D">
        <w:rPr>
          <w:b/>
          <w:bCs/>
          <w:i/>
          <w:iCs/>
          <w:sz w:val="24"/>
          <w:szCs w:val="24"/>
        </w:rPr>
        <w:t>Q.12 — Define Gaussian surface.</w:t>
      </w:r>
    </w:p>
    <w:p w14:paraId="2D3CA68A" w14:textId="77777777" w:rsidR="0013164A" w:rsidRDefault="0013164A" w:rsidP="0013164A"/>
    <w:p w14:paraId="0ACDC976" w14:textId="357D279E" w:rsidR="0013164A" w:rsidRDefault="0013164A" w:rsidP="0013164A">
      <w:r w:rsidRPr="000E2D3D">
        <w:rPr>
          <w:b/>
          <w:bCs/>
        </w:rPr>
        <w:t>Ans</w:t>
      </w:r>
      <w:r>
        <w:t>:</w:t>
      </w:r>
      <w:r w:rsidR="00F0302C">
        <w:t xml:space="preserve"> </w:t>
      </w:r>
      <w:r w:rsidRPr="00770544">
        <w:rPr>
          <w:highlight w:val="lightGray"/>
        </w:rPr>
        <w:t>A Gaussian surface is an imaginary closed surface used in applying Gauss’s law.</w:t>
      </w:r>
    </w:p>
    <w:p w14:paraId="13B678BB" w14:textId="77777777" w:rsidR="0013164A" w:rsidRDefault="0013164A" w:rsidP="0013164A">
      <w:r>
        <w:t>It is constructed such that it takes advantage of the symmetry of the charge distribution (e.g., spherical, cylindrical, or planar).</w:t>
      </w:r>
    </w:p>
    <w:p w14:paraId="5A424EA3" w14:textId="7265EC63" w:rsidR="0013164A" w:rsidRDefault="001427C8" w:rsidP="0013164A">
      <w:r>
        <w:rPr>
          <w:noProof/>
        </w:rPr>
        <mc:AlternateContent>
          <mc:Choice Requires="wps">
            <w:drawing>
              <wp:anchor distT="0" distB="0" distL="114300" distR="114300" simplePos="0" relativeHeight="251658269" behindDoc="0" locked="0" layoutInCell="1" allowOverlap="1" wp14:anchorId="4B2A947D" wp14:editId="3C71C120">
                <wp:simplePos x="0" y="0"/>
                <wp:positionH relativeFrom="margin">
                  <wp:align>left</wp:align>
                </wp:positionH>
                <wp:positionV relativeFrom="paragraph">
                  <wp:posOffset>286385</wp:posOffset>
                </wp:positionV>
                <wp:extent cx="6867525" cy="552450"/>
                <wp:effectExtent l="0" t="0" r="28575" b="19050"/>
                <wp:wrapSquare wrapText="bothSides"/>
                <wp:docPr id="823263593" name="Scroll: Horizontal 84"/>
                <wp:cNvGraphicFramePr/>
                <a:graphic xmlns:a="http://schemas.openxmlformats.org/drawingml/2006/main">
                  <a:graphicData uri="http://schemas.microsoft.com/office/word/2010/wordprocessingShape">
                    <wps:wsp>
                      <wps:cNvSpPr/>
                      <wps:spPr>
                        <a:xfrm>
                          <a:off x="0" y="0"/>
                          <a:ext cx="6867525" cy="5524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2C1269" w14:textId="7FA44C4A" w:rsidR="00A166A7" w:rsidRPr="00A166A7" w:rsidRDefault="00A166A7" w:rsidP="00A166A7">
                            <w:pPr>
                              <w:jc w:val="center"/>
                              <w:rPr>
                                <w:b/>
                                <w:bCs/>
                                <w:i/>
                                <w:iCs/>
                                <w:sz w:val="36"/>
                                <w:szCs w:val="36"/>
                              </w:rPr>
                            </w:pPr>
                            <w:r w:rsidRPr="00A166A7">
                              <w:rPr>
                                <w:b/>
                                <w:bCs/>
                                <w:i/>
                                <w:iCs/>
                                <w:sz w:val="36"/>
                                <w:szCs w:val="36"/>
                              </w:rPr>
                              <w:t>Sample Problems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2A947D" id="Scroll: Horizontal 84" o:spid="_x0000_s1056" type="#_x0000_t98" style="position:absolute;margin-left:0;margin-top:22.55pt;width:540.75pt;height:43.5pt;z-index:251658269;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" fillcolor="black [3213]" strokecolor="#09101d [484]" strokeweight="1pt">
                <v:stroke joinstyle="miter"/>
                <v:textbox>
                  <w:txbxContent>
                    <w:p w14:paraId="462C1269" w14:textId="7FA44C4A" w:rsidR="00A166A7" w:rsidRPr="00A166A7" w:rsidRDefault="00A166A7" w:rsidP="00A166A7">
                      <w:pPr>
                        <w:jc w:val="center"/>
                        <w:rPr>
                          <w:b/>
                          <w:bCs/>
                          <w:i/>
                          <w:iCs/>
                          <w:sz w:val="36"/>
                          <w:szCs w:val="36"/>
                        </w:rPr>
                      </w:pPr>
                      <w:r w:rsidRPr="00A166A7">
                        <w:rPr>
                          <w:b/>
                          <w:bCs/>
                          <w:i/>
                          <w:iCs/>
                          <w:sz w:val="36"/>
                          <w:szCs w:val="36"/>
                        </w:rPr>
                        <w:t>Sample Problems</w:t>
                      </w:r>
                    </w:p>
                  </w:txbxContent>
                </v:textbox>
                <w10:wrap type="square" anchorx="margin"/>
              </v:shape>
            </w:pict>
          </mc:Fallback>
        </mc:AlternateContent>
      </w:r>
      <w:r w:rsidR="0013164A">
        <w:t>It helps simplify the calculation of the electric field.</w:t>
      </w:r>
    </w:p>
    <w:p w14:paraId="74964325" w14:textId="77777777" w:rsidR="0013164A" w:rsidRDefault="0013164A" w:rsidP="0013164A"/>
    <w:p w14:paraId="439AE3C5" w14:textId="77777777" w:rsidR="0013164A" w:rsidRDefault="0013164A" w:rsidP="0013164A">
      <w:r w:rsidRPr="005F1BF8">
        <w:rPr>
          <w:b/>
          <w:bCs/>
          <w:i/>
          <w:iCs/>
          <w:sz w:val="28"/>
          <w:szCs w:val="28"/>
        </w:rPr>
        <w:t>P.1</w:t>
      </w:r>
      <w:r w:rsidRPr="005F1BF8">
        <w:rPr>
          <w:sz w:val="28"/>
          <w:szCs w:val="28"/>
        </w:rPr>
        <w:t xml:space="preserve"> </w:t>
      </w:r>
      <w:r>
        <w:t>— A hypothetical closed cylinder of radius R is immersed in a uniform electric field E, the cylinder axis being parallel to the field. Find electric flux for this closed surface.</w:t>
      </w:r>
    </w:p>
    <w:p w14:paraId="2820C3D3" w14:textId="77777777" w:rsidR="0013164A" w:rsidRPr="005F1BF8" w:rsidRDefault="0013164A" w:rsidP="0013164A">
      <w:pPr>
        <w:rPr>
          <w:b/>
          <w:bCs/>
          <w:i/>
          <w:iCs/>
          <w:sz w:val="28"/>
          <w:szCs w:val="28"/>
        </w:rPr>
      </w:pPr>
      <w:r w:rsidRPr="005F1BF8">
        <w:rPr>
          <w:b/>
          <w:bCs/>
          <w:i/>
          <w:iCs/>
          <w:sz w:val="28"/>
          <w:szCs w:val="28"/>
        </w:rPr>
        <w:t>Solution:</w:t>
      </w:r>
    </w:p>
    <w:p w14:paraId="0C054588" w14:textId="77777777" w:rsidR="0013164A" w:rsidRDefault="0013164A" w:rsidP="0013164A">
      <w:r>
        <w:t>Consider a cylinder immersed in a uniform electric field E with its axis parallel to the field.</w:t>
      </w:r>
    </w:p>
    <w:p w14:paraId="414917A5" w14:textId="77777777" w:rsidR="0013164A" w:rsidRDefault="0013164A" w:rsidP="0013164A">
      <w:r>
        <w:lastRenderedPageBreak/>
        <w:t>The cylinder has three surfaces:</w:t>
      </w:r>
    </w:p>
    <w:p w14:paraId="2C1CF959" w14:textId="77777777" w:rsidR="0013164A" w:rsidRDefault="0013164A" w:rsidP="0013164A">
      <w:pPr>
        <w:pStyle w:val="ListParagraph"/>
        <w:numPr>
          <w:ilvl w:val="0"/>
          <w:numId w:val="6"/>
        </w:numPr>
      </w:pPr>
      <w:r>
        <w:t>Left circular cap</w:t>
      </w:r>
    </w:p>
    <w:p w14:paraId="6E968E17" w14:textId="77777777" w:rsidR="0013164A" w:rsidRDefault="0013164A" w:rsidP="0013164A">
      <w:pPr>
        <w:pStyle w:val="ListParagraph"/>
        <w:numPr>
          <w:ilvl w:val="0"/>
          <w:numId w:val="6"/>
        </w:numPr>
      </w:pPr>
      <w:r>
        <w:t>Right circular cap</w:t>
      </w:r>
    </w:p>
    <w:p w14:paraId="20D6027E" w14:textId="77777777" w:rsidR="0013164A" w:rsidRDefault="0013164A" w:rsidP="0013164A">
      <w:pPr>
        <w:pStyle w:val="ListParagraph"/>
        <w:numPr>
          <w:ilvl w:val="0"/>
          <w:numId w:val="6"/>
        </w:numPr>
      </w:pPr>
      <w:r>
        <w:t>Curved surface</w:t>
      </w:r>
    </w:p>
    <w:p w14:paraId="4D2A523F" w14:textId="77777777" w:rsidR="0013164A" w:rsidRDefault="0013164A" w:rsidP="0013164A">
      <w:r>
        <w:t>Net electric flux:</w:t>
      </w:r>
    </w:p>
    <w:p w14:paraId="6BA216BF" w14:textId="77777777" w:rsidR="0013164A" w:rsidRDefault="0013164A" w:rsidP="00865DF8">
      <w:pPr>
        <w:jc w:val="center"/>
      </w:pPr>
      <w:r>
        <w:t>Φ = Φ₁ + Φ₂ + Φ₃</w:t>
      </w:r>
    </w:p>
    <w:p w14:paraId="444F91C0" w14:textId="77777777" w:rsidR="0013164A" w:rsidRDefault="0013164A" w:rsidP="00865DF8">
      <w:pPr>
        <w:jc w:val="center"/>
      </w:pPr>
      <w:r>
        <w:t xml:space="preserve">Φ = </w:t>
      </w:r>
      <w:r>
        <w:rPr>
          <w:rFonts w:ascii="Cambria Math" w:hAnsi="Cambria Math" w:cs="Cambria Math"/>
        </w:rPr>
        <w:t>∮</w:t>
      </w:r>
      <w:r>
        <w:t xml:space="preserve"> E da cos180</w:t>
      </w:r>
      <w:r>
        <w:rPr>
          <w:rFonts w:ascii="Calibri" w:hAnsi="Calibri" w:cs="Calibri"/>
        </w:rPr>
        <w:t>°</w:t>
      </w:r>
      <w:r>
        <w:t xml:space="preserve"> + </w:t>
      </w:r>
      <w:r>
        <w:rPr>
          <w:rFonts w:ascii="Cambria Math" w:hAnsi="Cambria Math" w:cs="Cambria Math"/>
        </w:rPr>
        <w:t>∮</w:t>
      </w:r>
      <w:r>
        <w:t xml:space="preserve"> E da cos90</w:t>
      </w:r>
      <w:r>
        <w:rPr>
          <w:rFonts w:ascii="Calibri" w:hAnsi="Calibri" w:cs="Calibri"/>
        </w:rPr>
        <w:t>°</w:t>
      </w:r>
      <w:r>
        <w:t xml:space="preserve"> + </w:t>
      </w:r>
      <w:r>
        <w:rPr>
          <w:rFonts w:ascii="Cambria Math" w:hAnsi="Cambria Math" w:cs="Cambria Math"/>
        </w:rPr>
        <w:t>∮</w:t>
      </w:r>
      <w:r>
        <w:t xml:space="preserve"> E da cos0</w:t>
      </w:r>
      <w:r>
        <w:rPr>
          <w:rFonts w:ascii="Calibri" w:hAnsi="Calibri" w:cs="Calibri"/>
        </w:rPr>
        <w:t>°</w:t>
      </w:r>
    </w:p>
    <w:p w14:paraId="3B975009" w14:textId="77777777" w:rsidR="0013164A" w:rsidRDefault="0013164A" w:rsidP="00865DF8">
      <w:pPr>
        <w:jc w:val="center"/>
      </w:pPr>
      <w:r>
        <w:t>Φ = –EA + 0 + EA</w:t>
      </w:r>
    </w:p>
    <w:p w14:paraId="36E64894" w14:textId="77777777" w:rsidR="0013164A" w:rsidRDefault="0013164A" w:rsidP="00865DF8">
      <w:pPr>
        <w:jc w:val="center"/>
      </w:pPr>
      <w:r w:rsidRPr="00770544">
        <w:rPr>
          <w:highlight w:val="lightGray"/>
        </w:rPr>
        <w:t>Φ = 0</w:t>
      </w:r>
    </w:p>
    <w:p w14:paraId="3B7B3167" w14:textId="22F8951C" w:rsidR="0013164A" w:rsidRDefault="0013164A" w:rsidP="0013164A">
      <w:r w:rsidRPr="005F1BF8">
        <w:rPr>
          <w:b/>
          <w:bCs/>
          <w:i/>
          <w:iCs/>
          <w:sz w:val="28"/>
          <w:szCs w:val="28"/>
        </w:rPr>
        <w:t>Result</w:t>
      </w:r>
      <w:r>
        <w:t>: Electric flux through the closed cylindrical surface is zero.</w:t>
      </w:r>
    </w:p>
    <w:p w14:paraId="00231BE1" w14:textId="77777777" w:rsidR="0013164A" w:rsidRDefault="0013164A" w:rsidP="00F0302C">
      <w:pPr>
        <w:pBdr>
          <w:bottom w:val="single" w:sz="2" w:space="1" w:color="auto"/>
        </w:pBdr>
      </w:pPr>
    </w:p>
    <w:p w14:paraId="5DF149F3" w14:textId="77777777" w:rsidR="0013164A" w:rsidRDefault="0013164A" w:rsidP="0013164A">
      <w:r w:rsidRPr="005F1BF8">
        <w:rPr>
          <w:b/>
          <w:bCs/>
          <w:i/>
          <w:iCs/>
          <w:sz w:val="28"/>
          <w:szCs w:val="28"/>
        </w:rPr>
        <w:t>P.2</w:t>
      </w:r>
      <w:r w:rsidRPr="005F1BF8">
        <w:rPr>
          <w:sz w:val="28"/>
          <w:szCs w:val="28"/>
        </w:rPr>
        <w:t xml:space="preserve"> </w:t>
      </w:r>
      <w:r>
        <w:t>— The electric field just above the surface of the charged drum of a photocopying machine has magnitude 2.3 × 10⁵ N/C. What is the surface charge density on the drum if it is a conductor?</w:t>
      </w:r>
    </w:p>
    <w:p w14:paraId="0CAEC680" w14:textId="77777777" w:rsidR="0013164A" w:rsidRPr="005F1BF8" w:rsidRDefault="0013164A" w:rsidP="0013164A">
      <w:pPr>
        <w:rPr>
          <w:b/>
          <w:bCs/>
          <w:i/>
          <w:iCs/>
          <w:sz w:val="28"/>
          <w:szCs w:val="28"/>
        </w:rPr>
      </w:pPr>
      <w:r w:rsidRPr="005F1BF8">
        <w:rPr>
          <w:b/>
          <w:bCs/>
          <w:i/>
          <w:iCs/>
          <w:sz w:val="28"/>
          <w:szCs w:val="28"/>
        </w:rPr>
        <w:t>Data:</w:t>
      </w:r>
    </w:p>
    <w:p w14:paraId="2801C87C" w14:textId="77777777" w:rsidR="0013164A" w:rsidRDefault="0013164A" w:rsidP="0013164A">
      <w:r>
        <w:t>E = 2.3 × 10⁵ N/C</w:t>
      </w:r>
    </w:p>
    <w:p w14:paraId="6775086C" w14:textId="77777777" w:rsidR="0013164A" w:rsidRPr="005F1BF8" w:rsidRDefault="0013164A" w:rsidP="0013164A">
      <w:pPr>
        <w:rPr>
          <w:b/>
          <w:bCs/>
          <w:i/>
          <w:iCs/>
          <w:sz w:val="28"/>
          <w:szCs w:val="28"/>
        </w:rPr>
      </w:pPr>
      <w:r w:rsidRPr="005F1BF8">
        <w:rPr>
          <w:b/>
          <w:bCs/>
          <w:i/>
          <w:iCs/>
          <w:sz w:val="28"/>
          <w:szCs w:val="28"/>
        </w:rPr>
        <w:t>Formula:</w:t>
      </w:r>
    </w:p>
    <w:p w14:paraId="0FD10D1A" w14:textId="77777777" w:rsidR="0013164A" w:rsidRDefault="0013164A" w:rsidP="00865DF8">
      <w:pPr>
        <w:jc w:val="center"/>
      </w:pPr>
      <w:r>
        <w:t>E = σ / ε₀</w:t>
      </w:r>
    </w:p>
    <w:p w14:paraId="61F04734" w14:textId="77777777" w:rsidR="0013164A" w:rsidRDefault="0013164A" w:rsidP="00865DF8">
      <w:pPr>
        <w:jc w:val="center"/>
      </w:pPr>
      <w:r>
        <w:rPr>
          <w:rFonts w:ascii="Cambria Math" w:hAnsi="Cambria Math" w:cs="Cambria Math"/>
        </w:rPr>
        <w:t>⇒</w:t>
      </w:r>
      <w:r>
        <w:t xml:space="preserve"> </w:t>
      </w:r>
      <w:r>
        <w:rPr>
          <w:rFonts w:ascii="Calibri" w:hAnsi="Calibri" w:cs="Calibri"/>
        </w:rPr>
        <w:t>σ</w:t>
      </w:r>
      <w:r>
        <w:t xml:space="preserve"> = </w:t>
      </w:r>
      <w:r>
        <w:rPr>
          <w:rFonts w:ascii="Calibri" w:hAnsi="Calibri" w:cs="Calibri"/>
        </w:rPr>
        <w:t>ε₀</w:t>
      </w:r>
      <w:r>
        <w:t xml:space="preserve"> E</w:t>
      </w:r>
    </w:p>
    <w:p w14:paraId="59E88EE6" w14:textId="77777777" w:rsidR="0013164A" w:rsidRPr="005F1BF8" w:rsidRDefault="0013164A" w:rsidP="0013164A">
      <w:pPr>
        <w:rPr>
          <w:b/>
          <w:bCs/>
          <w:i/>
          <w:iCs/>
          <w:sz w:val="28"/>
          <w:szCs w:val="28"/>
        </w:rPr>
      </w:pPr>
      <w:r w:rsidRPr="005F1BF8">
        <w:rPr>
          <w:b/>
          <w:bCs/>
          <w:i/>
          <w:iCs/>
          <w:sz w:val="28"/>
          <w:szCs w:val="28"/>
        </w:rPr>
        <w:t>Calculation:</w:t>
      </w:r>
    </w:p>
    <w:p w14:paraId="49BEF4CE" w14:textId="77777777" w:rsidR="0013164A" w:rsidRDefault="0013164A" w:rsidP="00865DF8">
      <w:pPr>
        <w:jc w:val="center"/>
      </w:pPr>
      <w:r>
        <w:t>σ = (8.85 × 10⁻¹²)</w:t>
      </w:r>
      <w:r w:rsidR="00B67A24">
        <w:t xml:space="preserve">. </w:t>
      </w:r>
      <w:r>
        <w:t>(2.3 × 10⁵)</w:t>
      </w:r>
    </w:p>
    <w:p w14:paraId="3DC26837" w14:textId="77777777" w:rsidR="0013164A" w:rsidRDefault="0013164A" w:rsidP="00865DF8">
      <w:pPr>
        <w:jc w:val="center"/>
      </w:pPr>
      <w:r>
        <w:t>σ = 2.03 × 10⁻⁶ C/m²</w:t>
      </w:r>
    </w:p>
    <w:p w14:paraId="6624D69A" w14:textId="33E1A1AE" w:rsidR="0013164A" w:rsidRDefault="0013164A" w:rsidP="0013164A">
      <w:r w:rsidRPr="005F1BF8">
        <w:rPr>
          <w:b/>
          <w:bCs/>
          <w:i/>
          <w:iCs/>
          <w:sz w:val="28"/>
          <w:szCs w:val="28"/>
        </w:rPr>
        <w:t>Result:</w:t>
      </w:r>
      <w:r>
        <w:t xml:space="preserve"> Surface charge density, σ = 2.03 × 10⁻⁶ C/m²</w:t>
      </w:r>
    </w:p>
    <w:p w14:paraId="2E49BCDF" w14:textId="77777777" w:rsidR="0013164A" w:rsidRDefault="0013164A" w:rsidP="00F0302C">
      <w:pPr>
        <w:pBdr>
          <w:bottom w:val="single" w:sz="2" w:space="1" w:color="auto"/>
        </w:pBdr>
      </w:pPr>
    </w:p>
    <w:p w14:paraId="5DDF7234" w14:textId="77777777" w:rsidR="0013164A" w:rsidRDefault="0013164A" w:rsidP="0013164A">
      <w:r w:rsidRPr="005F1BF8">
        <w:rPr>
          <w:b/>
          <w:bCs/>
          <w:i/>
          <w:iCs/>
          <w:sz w:val="28"/>
          <w:szCs w:val="28"/>
        </w:rPr>
        <w:t>P.3</w:t>
      </w:r>
      <w:r w:rsidRPr="005F1BF8">
        <w:rPr>
          <w:sz w:val="28"/>
          <w:szCs w:val="28"/>
        </w:rPr>
        <w:t xml:space="preserve"> </w:t>
      </w:r>
      <w:r>
        <w:t>— The electric field near Earth’s surface is 150 N/C directed downward. What is the surface charge density on Earth (assume Earth is a conductor)?</w:t>
      </w:r>
    </w:p>
    <w:p w14:paraId="602D21C3" w14:textId="77777777" w:rsidR="0013164A" w:rsidRPr="005F1BF8" w:rsidRDefault="0013164A" w:rsidP="0013164A">
      <w:pPr>
        <w:rPr>
          <w:b/>
          <w:bCs/>
          <w:i/>
          <w:iCs/>
          <w:sz w:val="28"/>
          <w:szCs w:val="28"/>
        </w:rPr>
      </w:pPr>
      <w:r w:rsidRPr="005F1BF8">
        <w:rPr>
          <w:b/>
          <w:bCs/>
          <w:i/>
          <w:iCs/>
          <w:sz w:val="28"/>
          <w:szCs w:val="28"/>
        </w:rPr>
        <w:t>Data:</w:t>
      </w:r>
    </w:p>
    <w:p w14:paraId="3E750CC2" w14:textId="77777777" w:rsidR="0013164A" w:rsidRDefault="0013164A" w:rsidP="0013164A">
      <w:r>
        <w:t>E = 150 N/C</w:t>
      </w:r>
    </w:p>
    <w:p w14:paraId="2B773CEE" w14:textId="77777777" w:rsidR="0013164A" w:rsidRPr="005F1BF8" w:rsidRDefault="0013164A" w:rsidP="0013164A">
      <w:pPr>
        <w:rPr>
          <w:b/>
          <w:bCs/>
          <w:i/>
          <w:iCs/>
          <w:sz w:val="28"/>
          <w:szCs w:val="28"/>
        </w:rPr>
      </w:pPr>
      <w:r w:rsidRPr="005F1BF8">
        <w:rPr>
          <w:b/>
          <w:bCs/>
          <w:i/>
          <w:iCs/>
          <w:sz w:val="28"/>
          <w:szCs w:val="28"/>
        </w:rPr>
        <w:t>Formula:</w:t>
      </w:r>
    </w:p>
    <w:p w14:paraId="186930C2" w14:textId="77777777" w:rsidR="0013164A" w:rsidRDefault="0013164A" w:rsidP="00865DF8">
      <w:pPr>
        <w:jc w:val="center"/>
      </w:pPr>
      <w:r>
        <w:t>E = σ / ε₀</w:t>
      </w:r>
    </w:p>
    <w:p w14:paraId="16804218" w14:textId="77777777" w:rsidR="0013164A" w:rsidRDefault="0013164A" w:rsidP="00865DF8">
      <w:pPr>
        <w:jc w:val="center"/>
      </w:pPr>
      <w:r>
        <w:t>σ = ε₀ E</w:t>
      </w:r>
    </w:p>
    <w:p w14:paraId="51744E5C" w14:textId="77777777" w:rsidR="0013164A" w:rsidRPr="005F1BF8" w:rsidRDefault="0013164A" w:rsidP="0013164A">
      <w:pPr>
        <w:rPr>
          <w:b/>
          <w:bCs/>
          <w:i/>
          <w:iCs/>
          <w:sz w:val="28"/>
          <w:szCs w:val="28"/>
        </w:rPr>
      </w:pPr>
      <w:r w:rsidRPr="005F1BF8">
        <w:rPr>
          <w:b/>
          <w:bCs/>
          <w:i/>
          <w:iCs/>
          <w:sz w:val="28"/>
          <w:szCs w:val="28"/>
        </w:rPr>
        <w:lastRenderedPageBreak/>
        <w:t>Calculation:</w:t>
      </w:r>
    </w:p>
    <w:p w14:paraId="75EF0FBD" w14:textId="77777777" w:rsidR="0013164A" w:rsidRDefault="0013164A" w:rsidP="00865DF8">
      <w:pPr>
        <w:jc w:val="center"/>
      </w:pPr>
      <w:r>
        <w:t>σ = 8.85 × 10⁻¹² × 150</w:t>
      </w:r>
    </w:p>
    <w:p w14:paraId="6F3BAA36" w14:textId="77777777" w:rsidR="0013164A" w:rsidRDefault="0013164A" w:rsidP="00865DF8">
      <w:pPr>
        <w:jc w:val="center"/>
      </w:pPr>
      <w:r>
        <w:t>σ = 1.33 × 10⁻⁹ C/m²</w:t>
      </w:r>
    </w:p>
    <w:p w14:paraId="5EFDD0D4" w14:textId="77777777" w:rsidR="0013164A" w:rsidRDefault="0013164A" w:rsidP="0013164A">
      <w:r>
        <w:t>Charge is negative since the field is directed downward.</w:t>
      </w:r>
    </w:p>
    <w:p w14:paraId="4A412E8E" w14:textId="12989D15" w:rsidR="0013164A" w:rsidRDefault="0013164A" w:rsidP="0013164A">
      <w:r w:rsidRPr="005F1BF8">
        <w:rPr>
          <w:b/>
          <w:bCs/>
          <w:i/>
          <w:iCs/>
          <w:sz w:val="28"/>
          <w:szCs w:val="28"/>
        </w:rPr>
        <w:t>Result:</w:t>
      </w:r>
      <w:r w:rsidRPr="005F1BF8">
        <w:rPr>
          <w:sz w:val="28"/>
          <w:szCs w:val="28"/>
        </w:rPr>
        <w:t xml:space="preserve"> </w:t>
      </w:r>
      <w:r>
        <w:t>σ = –1.3 × 10⁻⁹ C/m²</w:t>
      </w:r>
    </w:p>
    <w:p w14:paraId="41A3D9BF" w14:textId="77777777" w:rsidR="0013164A" w:rsidRDefault="0013164A" w:rsidP="00F0302C">
      <w:pPr>
        <w:pBdr>
          <w:bottom w:val="single" w:sz="2" w:space="1" w:color="auto"/>
        </w:pBdr>
      </w:pPr>
    </w:p>
    <w:p w14:paraId="45E55E43" w14:textId="77777777" w:rsidR="0013164A" w:rsidRDefault="0013164A" w:rsidP="0013164A">
      <w:r w:rsidRPr="005F1BF8">
        <w:rPr>
          <w:b/>
          <w:bCs/>
          <w:i/>
          <w:iCs/>
          <w:sz w:val="28"/>
          <w:szCs w:val="28"/>
        </w:rPr>
        <w:t>P.4 —</w:t>
      </w:r>
      <w:r w:rsidRPr="005F1BF8">
        <w:rPr>
          <w:sz w:val="28"/>
          <w:szCs w:val="28"/>
        </w:rPr>
        <w:t xml:space="preserve"> </w:t>
      </w:r>
      <w:r>
        <w:t>A plastic rod of length 220 cm and radius 3.6 mm carries a negative charge of 3.8 × 10⁻⁷ C uniformly distributed over its surface. Find the electric field near the mid-point of the rod at its surface.</w:t>
      </w:r>
    </w:p>
    <w:p w14:paraId="0B5DFD12" w14:textId="77777777" w:rsidR="0013164A" w:rsidRPr="005F1BF8" w:rsidRDefault="0013164A" w:rsidP="0013164A">
      <w:pPr>
        <w:rPr>
          <w:b/>
          <w:bCs/>
          <w:i/>
          <w:iCs/>
          <w:sz w:val="28"/>
          <w:szCs w:val="28"/>
        </w:rPr>
      </w:pPr>
      <w:r w:rsidRPr="005F1BF8">
        <w:rPr>
          <w:b/>
          <w:bCs/>
          <w:i/>
          <w:iCs/>
          <w:sz w:val="28"/>
          <w:szCs w:val="28"/>
        </w:rPr>
        <w:t>Data:</w:t>
      </w:r>
    </w:p>
    <w:p w14:paraId="2FC24F04" w14:textId="77777777" w:rsidR="0013164A" w:rsidRDefault="0013164A" w:rsidP="0013164A">
      <w:r>
        <w:t>r = 3.6 × 10⁻³ m</w:t>
      </w:r>
    </w:p>
    <w:p w14:paraId="4C5E1E20" w14:textId="77777777" w:rsidR="0013164A" w:rsidRDefault="0013164A" w:rsidP="0013164A">
      <w:r>
        <w:t>L = 220 × 10⁻² m</w:t>
      </w:r>
    </w:p>
    <w:p w14:paraId="51B68B04" w14:textId="77777777" w:rsidR="0013164A" w:rsidRDefault="0013164A" w:rsidP="0013164A">
      <w:r>
        <w:t>q = –3.8 × 10⁻⁷ C</w:t>
      </w:r>
    </w:p>
    <w:p w14:paraId="62FFE6AD" w14:textId="77777777" w:rsidR="0013164A" w:rsidRPr="005F1BF8" w:rsidRDefault="0013164A" w:rsidP="0013164A">
      <w:pPr>
        <w:rPr>
          <w:b/>
          <w:bCs/>
          <w:i/>
          <w:iCs/>
          <w:sz w:val="28"/>
          <w:szCs w:val="28"/>
        </w:rPr>
      </w:pPr>
      <w:r w:rsidRPr="005F1BF8">
        <w:rPr>
          <w:b/>
          <w:bCs/>
          <w:i/>
          <w:iCs/>
          <w:sz w:val="28"/>
          <w:szCs w:val="28"/>
        </w:rPr>
        <w:t>Formula:</w:t>
      </w:r>
    </w:p>
    <w:p w14:paraId="0E416CF8" w14:textId="56A8C212" w:rsidR="0013164A" w:rsidRDefault="0013164A" w:rsidP="0013164A">
      <w:r>
        <w:t>E = λ / (2πε₀</w:t>
      </w:r>
      <w:r w:rsidR="00865DF8">
        <w:t xml:space="preserve"> </w:t>
      </w:r>
      <w:r>
        <w:t>r), where λ = q / L</w:t>
      </w:r>
    </w:p>
    <w:p w14:paraId="7EFE0BB4" w14:textId="77777777" w:rsidR="0013164A" w:rsidRPr="005F1BF8" w:rsidRDefault="0013164A" w:rsidP="0013164A">
      <w:pPr>
        <w:rPr>
          <w:b/>
          <w:bCs/>
          <w:i/>
          <w:iCs/>
          <w:sz w:val="28"/>
          <w:szCs w:val="28"/>
        </w:rPr>
      </w:pPr>
      <w:r w:rsidRPr="005F1BF8">
        <w:rPr>
          <w:b/>
          <w:bCs/>
          <w:i/>
          <w:iCs/>
          <w:sz w:val="28"/>
          <w:szCs w:val="28"/>
        </w:rPr>
        <w:t>Calculation:</w:t>
      </w:r>
    </w:p>
    <w:p w14:paraId="7313FFA2" w14:textId="222EBBC7" w:rsidR="0013164A" w:rsidRDefault="0013164A" w:rsidP="00865DF8">
      <w:pPr>
        <w:jc w:val="center"/>
      </w:pPr>
      <w:r>
        <w:t>E = q / (2πε₀</w:t>
      </w:r>
      <w:r w:rsidR="00865DF8">
        <w:t xml:space="preserve"> </w:t>
      </w:r>
      <w:r>
        <w:t>r</w:t>
      </w:r>
      <w:r w:rsidR="00865DF8">
        <w:t xml:space="preserve"> </w:t>
      </w:r>
      <w:r>
        <w:t>L)</w:t>
      </w:r>
    </w:p>
    <w:p w14:paraId="6142E4CF" w14:textId="77777777" w:rsidR="0013164A" w:rsidRDefault="0013164A" w:rsidP="00865DF8">
      <w:pPr>
        <w:jc w:val="center"/>
      </w:pPr>
      <w:r>
        <w:t>E = –3.8 × 10⁻⁷ / (2π × 8.85 × 10⁻¹² × 3.6 × 10⁻³ × 220 × 10⁻²)</w:t>
      </w:r>
    </w:p>
    <w:p w14:paraId="5E50B5E2" w14:textId="77777777" w:rsidR="0013164A" w:rsidRDefault="0013164A" w:rsidP="00865DF8">
      <w:pPr>
        <w:jc w:val="center"/>
      </w:pPr>
      <w:r>
        <w:t>E = –8.6 × 10⁵ N/C</w:t>
      </w:r>
    </w:p>
    <w:p w14:paraId="595E9364" w14:textId="0C9F88D2" w:rsidR="0013164A" w:rsidRDefault="0013164A" w:rsidP="0013164A">
      <w:r w:rsidRPr="005F1BF8">
        <w:rPr>
          <w:b/>
          <w:bCs/>
          <w:i/>
          <w:iCs/>
          <w:sz w:val="28"/>
          <w:szCs w:val="28"/>
        </w:rPr>
        <w:t>Result</w:t>
      </w:r>
      <w:r w:rsidRPr="005F1BF8">
        <w:rPr>
          <w:i/>
          <w:iCs/>
        </w:rPr>
        <w:t>:</w:t>
      </w:r>
      <w:r>
        <w:t xml:space="preserve"> E = 8.6 × 10⁵ N/C (inward direction)</w:t>
      </w:r>
    </w:p>
    <w:p w14:paraId="1C493993" w14:textId="5F508F7E" w:rsidR="0013164A" w:rsidRDefault="00A166A7" w:rsidP="0013164A">
      <w:r>
        <w:rPr>
          <w:noProof/>
        </w:rPr>
        <mc:AlternateContent>
          <mc:Choice Requires="wps">
            <w:drawing>
              <wp:anchor distT="0" distB="0" distL="114300" distR="114300" simplePos="0" relativeHeight="251658270" behindDoc="0" locked="0" layoutInCell="1" allowOverlap="1" wp14:anchorId="29212838" wp14:editId="400DDCDD">
                <wp:simplePos x="0" y="0"/>
                <wp:positionH relativeFrom="margin">
                  <wp:align>right</wp:align>
                </wp:positionH>
                <wp:positionV relativeFrom="paragraph">
                  <wp:posOffset>316865</wp:posOffset>
                </wp:positionV>
                <wp:extent cx="6905625" cy="685800"/>
                <wp:effectExtent l="0" t="0" r="28575" b="19050"/>
                <wp:wrapSquare wrapText="bothSides"/>
                <wp:docPr id="893764676" name="Scroll: Horizontal 85"/>
                <wp:cNvGraphicFramePr/>
                <a:graphic xmlns:a="http://schemas.openxmlformats.org/drawingml/2006/main">
                  <a:graphicData uri="http://schemas.microsoft.com/office/word/2010/wordprocessingShape">
                    <wps:wsp>
                      <wps:cNvSpPr/>
                      <wps:spPr>
                        <a:xfrm>
                          <a:off x="0" y="0"/>
                          <a:ext cx="6905625" cy="6858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311829" w14:textId="77777777" w:rsidR="00A166A7" w:rsidRPr="00A166A7" w:rsidRDefault="00A166A7" w:rsidP="00A166A7">
                            <w:pPr>
                              <w:jc w:val="center"/>
                              <w:rPr>
                                <w:b/>
                                <w:bCs/>
                                <w:i/>
                                <w:iCs/>
                                <w:sz w:val="36"/>
                                <w:szCs w:val="36"/>
                              </w:rPr>
                            </w:pPr>
                            <w:r w:rsidRPr="00A166A7">
                              <w:rPr>
                                <w:b/>
                                <w:bCs/>
                                <w:i/>
                                <w:iCs/>
                                <w:sz w:val="36"/>
                                <w:szCs w:val="36"/>
                              </w:rPr>
                              <w:t>EXERCISE PROBLEMS</w:t>
                            </w:r>
                          </w:p>
                          <w:p w14:paraId="49D59F08" w14:textId="77777777" w:rsidR="00A166A7" w:rsidRDefault="00A166A7" w:rsidP="00A166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212838" id="Scroll: Horizontal 85" o:spid="_x0000_s1057" type="#_x0000_t98" style="position:absolute;margin-left:492.55pt;margin-top:24.95pt;width:543.75pt;height:54pt;z-index:25165827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" fillcolor="black [3213]" strokecolor="#09101d [484]" strokeweight="1pt">
                <v:stroke joinstyle="miter"/>
                <v:textbox>
                  <w:txbxContent>
                    <w:p w14:paraId="56311829" w14:textId="77777777" w:rsidR="00A166A7" w:rsidRPr="00A166A7" w:rsidRDefault="00A166A7" w:rsidP="00A166A7">
                      <w:pPr>
                        <w:jc w:val="center"/>
                        <w:rPr>
                          <w:b/>
                          <w:bCs/>
                          <w:i/>
                          <w:iCs/>
                          <w:sz w:val="36"/>
                          <w:szCs w:val="36"/>
                        </w:rPr>
                      </w:pPr>
                      <w:r w:rsidRPr="00A166A7">
                        <w:rPr>
                          <w:b/>
                          <w:bCs/>
                          <w:i/>
                          <w:iCs/>
                          <w:sz w:val="36"/>
                          <w:szCs w:val="36"/>
                        </w:rPr>
                        <w:t>EXERCISE PROBLEMS</w:t>
                      </w:r>
                    </w:p>
                    <w:p w14:paraId="49D59F08" w14:textId="77777777" w:rsidR="00A166A7" w:rsidRDefault="00A166A7" w:rsidP="00A166A7">
                      <w:pPr>
                        <w:jc w:val="center"/>
                      </w:pPr>
                    </w:p>
                  </w:txbxContent>
                </v:textbox>
                <w10:wrap type="square" anchorx="margin"/>
              </v:shape>
            </w:pict>
          </mc:Fallback>
        </mc:AlternateContent>
      </w:r>
    </w:p>
    <w:p w14:paraId="1517F2CA" w14:textId="77777777" w:rsidR="0065681A" w:rsidRPr="0065681A" w:rsidRDefault="0065681A" w:rsidP="0065681A">
      <w:pPr>
        <w:jc w:val="center"/>
        <w:rPr>
          <w:b/>
          <w:bCs/>
          <w:i/>
          <w:iCs/>
          <w:sz w:val="36"/>
          <w:szCs w:val="36"/>
        </w:rPr>
      </w:pPr>
    </w:p>
    <w:p w14:paraId="6B86FBB4" w14:textId="77777777" w:rsidR="0013164A" w:rsidRDefault="0013164A" w:rsidP="0013164A">
      <w:r w:rsidRPr="005F1BF8">
        <w:rPr>
          <w:b/>
          <w:bCs/>
          <w:i/>
          <w:iCs/>
          <w:sz w:val="28"/>
          <w:szCs w:val="28"/>
        </w:rPr>
        <w:t>P.1</w:t>
      </w:r>
      <w:r w:rsidRPr="005F1BF8">
        <w:rPr>
          <w:sz w:val="28"/>
          <w:szCs w:val="28"/>
        </w:rPr>
        <w:t xml:space="preserve"> </w:t>
      </w:r>
      <w:r>
        <w:t>— A plastic rod of radius 2.73 mm has a linear charge density λ = 2.73 μC/m. Find the electric field near the mid-point of the rod at a point on its surface.</w:t>
      </w:r>
    </w:p>
    <w:p w14:paraId="34732A18" w14:textId="77777777" w:rsidR="0013164A" w:rsidRPr="005F1BF8" w:rsidRDefault="0013164A" w:rsidP="0013164A">
      <w:pPr>
        <w:rPr>
          <w:b/>
          <w:bCs/>
          <w:i/>
          <w:iCs/>
          <w:sz w:val="28"/>
          <w:szCs w:val="28"/>
        </w:rPr>
      </w:pPr>
      <w:r w:rsidRPr="005F1BF8">
        <w:rPr>
          <w:b/>
          <w:bCs/>
          <w:i/>
          <w:iCs/>
          <w:sz w:val="28"/>
          <w:szCs w:val="28"/>
        </w:rPr>
        <w:t>Data:</w:t>
      </w:r>
    </w:p>
    <w:p w14:paraId="41229E61" w14:textId="77777777" w:rsidR="0013164A" w:rsidRDefault="0013164A" w:rsidP="0013164A">
      <w:r>
        <w:t>r = 2.73 × 10⁻³ m</w:t>
      </w:r>
    </w:p>
    <w:p w14:paraId="6822C9E6" w14:textId="77777777" w:rsidR="0013164A" w:rsidRDefault="0013164A" w:rsidP="0013164A">
      <w:r>
        <w:t>λ = 2.73 × 10⁻⁶ C/m</w:t>
      </w:r>
    </w:p>
    <w:p w14:paraId="19A87484" w14:textId="77777777" w:rsidR="0013164A" w:rsidRPr="005F1BF8" w:rsidRDefault="0013164A" w:rsidP="0013164A">
      <w:pPr>
        <w:rPr>
          <w:b/>
          <w:bCs/>
          <w:i/>
          <w:iCs/>
          <w:sz w:val="28"/>
          <w:szCs w:val="28"/>
        </w:rPr>
      </w:pPr>
      <w:r w:rsidRPr="005F1BF8">
        <w:rPr>
          <w:b/>
          <w:bCs/>
          <w:i/>
          <w:iCs/>
          <w:sz w:val="28"/>
          <w:szCs w:val="28"/>
        </w:rPr>
        <w:t>Calculation:</w:t>
      </w:r>
    </w:p>
    <w:p w14:paraId="6E8ABE5F" w14:textId="77777777" w:rsidR="0013164A" w:rsidRDefault="0013164A" w:rsidP="00865DF8">
      <w:pPr>
        <w:jc w:val="center"/>
      </w:pPr>
      <w:r>
        <w:lastRenderedPageBreak/>
        <w:t>E = λ / (2πε₀r)</w:t>
      </w:r>
    </w:p>
    <w:p w14:paraId="5BB63B38" w14:textId="77777777" w:rsidR="0013164A" w:rsidRDefault="0013164A" w:rsidP="00865DF8">
      <w:pPr>
        <w:jc w:val="center"/>
      </w:pPr>
      <w:r>
        <w:t>E = 2.73 × 10⁻⁶ / (2π × 8.85 × 10⁻¹² × 2.73 × 10⁻³)</w:t>
      </w:r>
    </w:p>
    <w:p w14:paraId="790AC528" w14:textId="77777777" w:rsidR="0013164A" w:rsidRDefault="0013164A" w:rsidP="00865DF8">
      <w:pPr>
        <w:jc w:val="center"/>
      </w:pPr>
      <w:r>
        <w:t>E = 1.7 × 10⁷ N/C</w:t>
      </w:r>
    </w:p>
    <w:p w14:paraId="2D3A8C5D" w14:textId="4DBD01C3" w:rsidR="0013164A" w:rsidRDefault="0013164A" w:rsidP="0013164A">
      <w:r w:rsidRPr="005F1BF8">
        <w:rPr>
          <w:b/>
          <w:bCs/>
          <w:i/>
          <w:iCs/>
          <w:sz w:val="28"/>
          <w:szCs w:val="28"/>
        </w:rPr>
        <w:t>Result:</w:t>
      </w:r>
      <w:r w:rsidRPr="005F1BF8">
        <w:rPr>
          <w:sz w:val="28"/>
          <w:szCs w:val="28"/>
        </w:rPr>
        <w:t xml:space="preserve"> </w:t>
      </w:r>
      <w:r w:rsidRPr="00B67A24">
        <w:rPr>
          <w:highlight w:val="lightGray"/>
        </w:rPr>
        <w:t>E = 1.7 × 10⁷ N/C</w:t>
      </w:r>
    </w:p>
    <w:p w14:paraId="3A2796F0" w14:textId="77777777" w:rsidR="0013164A" w:rsidRDefault="0013164A" w:rsidP="00F0302C">
      <w:pPr>
        <w:pBdr>
          <w:bottom w:val="single" w:sz="2" w:space="1" w:color="auto"/>
        </w:pBdr>
      </w:pPr>
    </w:p>
    <w:p w14:paraId="1BD65626" w14:textId="77777777" w:rsidR="0013164A" w:rsidRDefault="0013164A" w:rsidP="0013164A">
      <w:r w:rsidRPr="005F1BF8">
        <w:rPr>
          <w:b/>
          <w:bCs/>
          <w:i/>
          <w:iCs/>
          <w:sz w:val="28"/>
          <w:szCs w:val="28"/>
        </w:rPr>
        <w:t>P.2</w:t>
      </w:r>
      <w:r w:rsidRPr="005F1BF8">
        <w:rPr>
          <w:sz w:val="28"/>
          <w:szCs w:val="28"/>
        </w:rPr>
        <w:t xml:space="preserve"> </w:t>
      </w:r>
      <w:r>
        <w:t>— A square surface measures 3.2 mm on each side. It is placed in a uniform electric field E = 1800 N/C, making an angle θ = 65° with the normal. Find the electric flux.</w:t>
      </w:r>
    </w:p>
    <w:p w14:paraId="08B3A4EF" w14:textId="77777777" w:rsidR="0013164A" w:rsidRPr="005F1BF8" w:rsidRDefault="0013164A" w:rsidP="0013164A">
      <w:pPr>
        <w:rPr>
          <w:b/>
          <w:bCs/>
          <w:i/>
          <w:iCs/>
          <w:sz w:val="28"/>
          <w:szCs w:val="28"/>
        </w:rPr>
      </w:pPr>
      <w:r w:rsidRPr="005F1BF8">
        <w:rPr>
          <w:b/>
          <w:bCs/>
          <w:i/>
          <w:iCs/>
          <w:sz w:val="28"/>
          <w:szCs w:val="28"/>
        </w:rPr>
        <w:t>Data:</w:t>
      </w:r>
    </w:p>
    <w:p w14:paraId="6ECB0FFB" w14:textId="77777777" w:rsidR="0013164A" w:rsidRDefault="0013164A" w:rsidP="0013164A">
      <w:r>
        <w:t>E = 1800 N/C</w:t>
      </w:r>
    </w:p>
    <w:p w14:paraId="7F3101FF" w14:textId="77777777" w:rsidR="0013164A" w:rsidRDefault="0013164A" w:rsidP="0013164A">
      <w:r>
        <w:t>A = 3.2 mm² = 10.2 × 10⁻⁶ m²</w:t>
      </w:r>
    </w:p>
    <w:p w14:paraId="1626908C" w14:textId="77777777" w:rsidR="0013164A" w:rsidRDefault="0013164A" w:rsidP="0013164A">
      <w:r>
        <w:t>θ = 65°</w:t>
      </w:r>
    </w:p>
    <w:p w14:paraId="6083F68A" w14:textId="77777777" w:rsidR="0013164A" w:rsidRPr="005F1BF8" w:rsidRDefault="0013164A" w:rsidP="0013164A">
      <w:pPr>
        <w:rPr>
          <w:b/>
          <w:bCs/>
          <w:i/>
          <w:iCs/>
          <w:sz w:val="28"/>
          <w:szCs w:val="28"/>
        </w:rPr>
      </w:pPr>
      <w:r w:rsidRPr="005F1BF8">
        <w:rPr>
          <w:b/>
          <w:bCs/>
          <w:i/>
          <w:iCs/>
          <w:sz w:val="28"/>
          <w:szCs w:val="28"/>
        </w:rPr>
        <w:t>Calculation:</w:t>
      </w:r>
    </w:p>
    <w:p w14:paraId="4196085D" w14:textId="779A843A" w:rsidR="0013164A" w:rsidRDefault="0013164A" w:rsidP="0013164A">
      <w:r>
        <w:t>Φₑ = EA cos</w:t>
      </w:r>
      <w:r w:rsidR="00F0302C">
        <w:t xml:space="preserve"> </w:t>
      </w:r>
      <w:r>
        <w:t>θ</w:t>
      </w:r>
    </w:p>
    <w:p w14:paraId="33CBB7C5" w14:textId="77777777" w:rsidR="0013164A" w:rsidRDefault="0013164A" w:rsidP="0013164A">
      <w:r>
        <w:t>Φₑ = 1800 × 10.2 × 10⁻⁶ × cos65°</w:t>
      </w:r>
    </w:p>
    <w:p w14:paraId="2955CE32" w14:textId="77777777" w:rsidR="0013164A" w:rsidRDefault="0013164A" w:rsidP="0013164A">
      <w:r>
        <w:t>Φₑ = 7.78 × 10⁻³ N·m²/C</w:t>
      </w:r>
    </w:p>
    <w:p w14:paraId="5BD40E88" w14:textId="3358FACE" w:rsidR="0013164A" w:rsidRDefault="0013164A" w:rsidP="0013164A">
      <w:r w:rsidRPr="005F1BF8">
        <w:rPr>
          <w:b/>
          <w:bCs/>
          <w:i/>
          <w:iCs/>
          <w:sz w:val="28"/>
          <w:szCs w:val="28"/>
        </w:rPr>
        <w:t>Result</w:t>
      </w:r>
      <w:r w:rsidR="00B67A24">
        <w:rPr>
          <w:b/>
          <w:bCs/>
          <w:i/>
          <w:iCs/>
          <w:sz w:val="28"/>
          <w:szCs w:val="28"/>
          <w:highlight w:val="lightGray"/>
        </w:rPr>
        <w:t>:</w:t>
      </w:r>
      <w:r w:rsidR="00F0302C">
        <w:rPr>
          <w:b/>
          <w:bCs/>
          <w:i/>
          <w:iCs/>
          <w:sz w:val="28"/>
          <w:szCs w:val="28"/>
          <w:highlight w:val="lightGray"/>
        </w:rPr>
        <w:t xml:space="preserve"> </w:t>
      </w:r>
      <w:r w:rsidRPr="00B67A24">
        <w:rPr>
          <w:highlight w:val="lightGray"/>
        </w:rPr>
        <w:t>Φₑ = 7.78 × 10⁻³ N·m²/C</w:t>
      </w:r>
    </w:p>
    <w:p w14:paraId="713E6459" w14:textId="77777777" w:rsidR="0013164A" w:rsidRDefault="0013164A" w:rsidP="00F0302C">
      <w:pPr>
        <w:pBdr>
          <w:bottom w:val="single" w:sz="2" w:space="1" w:color="auto"/>
        </w:pBdr>
      </w:pPr>
    </w:p>
    <w:p w14:paraId="019CAE96" w14:textId="77777777" w:rsidR="0013164A" w:rsidRDefault="0013164A" w:rsidP="0013164A">
      <w:r w:rsidRPr="005F1BF8">
        <w:rPr>
          <w:b/>
          <w:bCs/>
          <w:i/>
          <w:iCs/>
          <w:sz w:val="28"/>
          <w:szCs w:val="28"/>
        </w:rPr>
        <w:t>P.3</w:t>
      </w:r>
      <w:r w:rsidRPr="005F1BF8">
        <w:rPr>
          <w:sz w:val="28"/>
          <w:szCs w:val="28"/>
        </w:rPr>
        <w:t xml:space="preserve"> </w:t>
      </w:r>
      <w:r>
        <w:t>— A proton of mass m orbits with speed v = 284 km/s just outside a charged sphere of radius 2.13 cm so that m v² r = 2.87 × 10⁻¹⁸ (SI). Find the charge on the sphere.</w:t>
      </w:r>
    </w:p>
    <w:p w14:paraId="72E25488" w14:textId="77777777" w:rsidR="0013164A" w:rsidRPr="005F1BF8" w:rsidRDefault="0013164A" w:rsidP="0013164A">
      <w:pPr>
        <w:rPr>
          <w:b/>
          <w:bCs/>
          <w:i/>
          <w:iCs/>
          <w:sz w:val="28"/>
          <w:szCs w:val="28"/>
        </w:rPr>
      </w:pPr>
      <w:r w:rsidRPr="005F1BF8">
        <w:rPr>
          <w:b/>
          <w:bCs/>
          <w:i/>
          <w:iCs/>
          <w:sz w:val="28"/>
          <w:szCs w:val="28"/>
        </w:rPr>
        <w:t>Data:</w:t>
      </w:r>
    </w:p>
    <w:p w14:paraId="6FD1CD68" w14:textId="77777777" w:rsidR="0013164A" w:rsidRDefault="0013164A" w:rsidP="0013164A">
      <w:r>
        <w:t>m v² r = 2.87 × 10⁻¹⁸</w:t>
      </w:r>
    </w:p>
    <w:p w14:paraId="5EC1F8A7" w14:textId="77777777" w:rsidR="0013164A" w:rsidRDefault="0013164A" w:rsidP="0013164A">
      <w:r>
        <w:t>v = 2.84 × 10⁵ m/s</w:t>
      </w:r>
    </w:p>
    <w:p w14:paraId="526D11D5" w14:textId="77777777" w:rsidR="0013164A" w:rsidRDefault="0013164A" w:rsidP="0013164A">
      <w:r>
        <w:t>r = 2.13 × 10⁻² m</w:t>
      </w:r>
    </w:p>
    <w:p w14:paraId="3D51F930" w14:textId="77777777" w:rsidR="0013164A" w:rsidRDefault="0013164A" w:rsidP="0013164A">
      <w:r>
        <w:t>e = 1.6 × 10⁻¹⁹ C</w:t>
      </w:r>
    </w:p>
    <w:p w14:paraId="0CD173FE" w14:textId="77777777" w:rsidR="0013164A" w:rsidRPr="005F1BF8" w:rsidRDefault="0013164A" w:rsidP="0013164A">
      <w:pPr>
        <w:rPr>
          <w:b/>
          <w:bCs/>
          <w:i/>
          <w:iCs/>
          <w:sz w:val="28"/>
          <w:szCs w:val="28"/>
        </w:rPr>
      </w:pPr>
      <w:r w:rsidRPr="005F1BF8">
        <w:rPr>
          <w:b/>
          <w:bCs/>
          <w:i/>
          <w:iCs/>
          <w:sz w:val="28"/>
          <w:szCs w:val="28"/>
        </w:rPr>
        <w:t>Formula:</w:t>
      </w:r>
    </w:p>
    <w:p w14:paraId="5A5B8AAC" w14:textId="77777777" w:rsidR="0013164A" w:rsidRDefault="0013164A" w:rsidP="00865DF8">
      <w:pPr>
        <w:jc w:val="center"/>
      </w:pPr>
      <w:r>
        <w:t>Electrostatic force = Centripetal force</w:t>
      </w:r>
    </w:p>
    <w:p w14:paraId="04E3D98E" w14:textId="77777777" w:rsidR="0013164A" w:rsidRDefault="0013164A" w:rsidP="00865DF8">
      <w:pPr>
        <w:jc w:val="center"/>
      </w:pPr>
      <w:r>
        <w:t>F = k q e / r² = m v² / r</w:t>
      </w:r>
    </w:p>
    <w:p w14:paraId="341DD3BC" w14:textId="77777777" w:rsidR="0013164A" w:rsidRDefault="0013164A" w:rsidP="00865DF8">
      <w:pPr>
        <w:jc w:val="center"/>
      </w:pPr>
      <w:r>
        <w:t>q = (m v² r) / (k e)</w:t>
      </w:r>
    </w:p>
    <w:p w14:paraId="7750A125" w14:textId="77777777" w:rsidR="0013164A" w:rsidRPr="005F1BF8" w:rsidRDefault="0013164A" w:rsidP="0013164A">
      <w:pPr>
        <w:rPr>
          <w:b/>
          <w:bCs/>
          <w:i/>
          <w:iCs/>
          <w:sz w:val="28"/>
          <w:szCs w:val="28"/>
        </w:rPr>
      </w:pPr>
      <w:r w:rsidRPr="005F1BF8">
        <w:rPr>
          <w:b/>
          <w:bCs/>
          <w:i/>
          <w:iCs/>
          <w:sz w:val="28"/>
          <w:szCs w:val="28"/>
        </w:rPr>
        <w:t>Calculation:</w:t>
      </w:r>
    </w:p>
    <w:p w14:paraId="6B42FE14" w14:textId="77777777" w:rsidR="0013164A" w:rsidRDefault="0013164A" w:rsidP="00865DF8">
      <w:pPr>
        <w:jc w:val="center"/>
      </w:pPr>
      <w:r>
        <w:t>q = (2.87 × 10⁻¹⁸) / (9 × 10⁹ × 1.6 × 10⁻¹⁹)</w:t>
      </w:r>
    </w:p>
    <w:p w14:paraId="041A2601" w14:textId="77777777" w:rsidR="0013164A" w:rsidRDefault="0013164A" w:rsidP="00865DF8">
      <w:pPr>
        <w:jc w:val="center"/>
      </w:pPr>
      <w:r w:rsidRPr="00B67A24">
        <w:rPr>
          <w:highlight w:val="lightGray"/>
        </w:rPr>
        <w:lastRenderedPageBreak/>
        <w:t>q = 1.99 × 10⁻⁹ C</w:t>
      </w:r>
    </w:p>
    <w:p w14:paraId="7A3094A7" w14:textId="3F4BAB85" w:rsidR="0013164A" w:rsidRDefault="0013164A" w:rsidP="0013164A">
      <w:r w:rsidRPr="00D240C3">
        <w:rPr>
          <w:b/>
          <w:bCs/>
          <w:sz w:val="28"/>
          <w:szCs w:val="28"/>
        </w:rPr>
        <w:t xml:space="preserve"> </w:t>
      </w:r>
      <w:r w:rsidRPr="00D240C3">
        <w:rPr>
          <w:b/>
          <w:bCs/>
          <w:i/>
          <w:iCs/>
          <w:sz w:val="28"/>
          <w:szCs w:val="28"/>
        </w:rPr>
        <w:t>Result:</w:t>
      </w:r>
      <w:r w:rsidRPr="00D240C3">
        <w:rPr>
          <w:sz w:val="28"/>
          <w:szCs w:val="28"/>
        </w:rPr>
        <w:t xml:space="preserve"> </w:t>
      </w:r>
      <w:r>
        <w:t>Charge on the sphere, q = +2 × 10⁻⁹ C</w:t>
      </w:r>
    </w:p>
    <w:p w14:paraId="34C3D5E3" w14:textId="77777777" w:rsidR="0013164A" w:rsidRDefault="0013164A" w:rsidP="00F0302C">
      <w:pPr>
        <w:pBdr>
          <w:bottom w:val="single" w:sz="2" w:space="1" w:color="auto"/>
        </w:pBdr>
      </w:pPr>
    </w:p>
    <w:p w14:paraId="57F12BD2" w14:textId="49943B03" w:rsidR="0013164A" w:rsidRDefault="0013164A" w:rsidP="0013164A">
      <w:r w:rsidRPr="00D240C3">
        <w:rPr>
          <w:b/>
          <w:bCs/>
          <w:i/>
          <w:iCs/>
          <w:sz w:val="28"/>
          <w:szCs w:val="28"/>
        </w:rPr>
        <w:t>P.4</w:t>
      </w:r>
      <w:r w:rsidR="00D240C3" w:rsidRPr="00D240C3">
        <w:rPr>
          <w:b/>
          <w:bCs/>
          <w:i/>
          <w:iCs/>
          <w:sz w:val="28"/>
          <w:szCs w:val="28"/>
        </w:rPr>
        <w:t>-</w:t>
      </w:r>
      <w:r>
        <w:t>A point charge q is placed at cent</w:t>
      </w:r>
      <w:r w:rsidR="00865DF8">
        <w:t>er</w:t>
      </w:r>
      <w:r>
        <w:t xml:space="preserve"> of a cube of edge a. What is the electric flux through each of the cube face?</w:t>
      </w:r>
    </w:p>
    <w:p w14:paraId="5A2B06A2" w14:textId="77777777" w:rsidR="0013164A" w:rsidRPr="00D240C3" w:rsidRDefault="0013164A" w:rsidP="0013164A">
      <w:pPr>
        <w:rPr>
          <w:b/>
          <w:bCs/>
          <w:i/>
          <w:iCs/>
          <w:sz w:val="28"/>
          <w:szCs w:val="28"/>
        </w:rPr>
      </w:pPr>
      <w:r w:rsidRPr="00D240C3">
        <w:rPr>
          <w:b/>
          <w:bCs/>
          <w:i/>
          <w:iCs/>
          <w:sz w:val="28"/>
          <w:szCs w:val="28"/>
        </w:rPr>
        <w:t>Solution:</w:t>
      </w:r>
    </w:p>
    <w:p w14:paraId="3FAA4B8B" w14:textId="77777777" w:rsidR="0013164A" w:rsidRDefault="0013164A" w:rsidP="0013164A">
      <w:r>
        <w:t>Φₑ = q / ε₀ ÷ 6</w:t>
      </w:r>
    </w:p>
    <w:p w14:paraId="0320F369" w14:textId="77777777" w:rsidR="0013164A" w:rsidRDefault="0013164A" w:rsidP="00F0302C">
      <w:pPr>
        <w:pBdr>
          <w:bottom w:val="single" w:sz="2" w:space="1" w:color="auto"/>
        </w:pBdr>
      </w:pPr>
    </w:p>
    <w:p w14:paraId="2226A371" w14:textId="77777777" w:rsidR="00B67A24" w:rsidRDefault="0013164A" w:rsidP="0013164A">
      <w:r w:rsidRPr="00D240C3">
        <w:rPr>
          <w:b/>
          <w:bCs/>
          <w:i/>
          <w:iCs/>
          <w:sz w:val="28"/>
          <w:szCs w:val="28"/>
        </w:rPr>
        <w:t>P.5</w:t>
      </w:r>
      <w:r w:rsidR="00D240C3" w:rsidRPr="00D240C3">
        <w:rPr>
          <w:b/>
          <w:bCs/>
          <w:i/>
          <w:iCs/>
          <w:sz w:val="28"/>
          <w:szCs w:val="28"/>
        </w:rPr>
        <w:t>-</w:t>
      </w:r>
      <w:r>
        <w:t>A proton orbits with a speed 294 km/s just outside a charged sphere of radius 1.13 cm. Find charge on sphere.</w:t>
      </w:r>
    </w:p>
    <w:p w14:paraId="3F58E48B" w14:textId="77777777" w:rsidR="0013164A" w:rsidRPr="00B67A24" w:rsidRDefault="0013164A" w:rsidP="0013164A">
      <w:pPr>
        <w:rPr>
          <w:b/>
          <w:bCs/>
          <w:i/>
          <w:iCs/>
          <w:sz w:val="28"/>
          <w:szCs w:val="28"/>
        </w:rPr>
      </w:pPr>
      <w:r w:rsidRPr="00D240C3">
        <w:rPr>
          <w:b/>
          <w:bCs/>
          <w:i/>
          <w:iCs/>
          <w:sz w:val="28"/>
          <w:szCs w:val="28"/>
        </w:rPr>
        <w:t>Data:</w:t>
      </w:r>
    </w:p>
    <w:p w14:paraId="504485B5" w14:textId="77777777" w:rsidR="0013164A" w:rsidRDefault="0013164A" w:rsidP="0013164A">
      <w:r>
        <w:t>V = 294 km/s = 294 × 10³ m/s</w:t>
      </w:r>
    </w:p>
    <w:p w14:paraId="6FCA4917" w14:textId="77777777" w:rsidR="0013164A" w:rsidRDefault="0013164A" w:rsidP="0013164A">
      <w:r>
        <w:t>r = 1.13 cm = 1.13 × 10⁻² m</w:t>
      </w:r>
    </w:p>
    <w:p w14:paraId="3E62FD7A" w14:textId="77777777" w:rsidR="0013164A" w:rsidRDefault="0013164A" w:rsidP="0013164A">
      <w:r>
        <w:t>e = 1.6 × 10⁻¹⁹ C</w:t>
      </w:r>
    </w:p>
    <w:p w14:paraId="76A3108D" w14:textId="77777777" w:rsidR="0013164A" w:rsidRDefault="0013164A" w:rsidP="0013164A">
      <w:r>
        <w:t>m = 1.67 × 10⁻²⁷ kg</w:t>
      </w:r>
    </w:p>
    <w:p w14:paraId="68BEEC41" w14:textId="77777777" w:rsidR="0013164A" w:rsidRPr="00D240C3" w:rsidRDefault="0013164A" w:rsidP="0013164A">
      <w:pPr>
        <w:rPr>
          <w:b/>
          <w:bCs/>
          <w:i/>
          <w:iCs/>
          <w:sz w:val="28"/>
          <w:szCs w:val="28"/>
        </w:rPr>
      </w:pPr>
      <w:r w:rsidRPr="00D240C3">
        <w:rPr>
          <w:b/>
          <w:bCs/>
          <w:i/>
          <w:iCs/>
          <w:sz w:val="28"/>
          <w:szCs w:val="28"/>
        </w:rPr>
        <w:t>Calculations:</w:t>
      </w:r>
    </w:p>
    <w:p w14:paraId="7F7A5D57" w14:textId="77777777" w:rsidR="0013164A" w:rsidRDefault="0013164A" w:rsidP="00DD4496">
      <w:pPr>
        <w:jc w:val="center"/>
      </w:pPr>
      <w:r>
        <w:t>F = k q e / r² and F = mV² / r</w:t>
      </w:r>
    </w:p>
    <w:p w14:paraId="145BC9BF" w14:textId="77777777" w:rsidR="0013164A" w:rsidRDefault="0013164A" w:rsidP="00DD4496">
      <w:r>
        <w:t>So,</w:t>
      </w:r>
    </w:p>
    <w:p w14:paraId="205750AC" w14:textId="77777777" w:rsidR="0013164A" w:rsidRDefault="0013164A" w:rsidP="00DD4496">
      <w:pPr>
        <w:jc w:val="center"/>
      </w:pPr>
      <w:r>
        <w:t>q = mV²r / (k e)</w:t>
      </w:r>
    </w:p>
    <w:p w14:paraId="50BE975F" w14:textId="77777777" w:rsidR="0013164A" w:rsidRDefault="0013164A" w:rsidP="00DD4496">
      <w:pPr>
        <w:jc w:val="center"/>
      </w:pPr>
      <w:r>
        <w:t>q = (1.67 × 10⁻²⁷ × (294 × 10³)</w:t>
      </w:r>
      <w:r w:rsidR="00770544">
        <w:t xml:space="preserve"> </w:t>
      </w:r>
      <w:r>
        <w:t>² × 1.13 × 10⁻²) / (9 × 10⁹ × 1.6 × 10⁻¹⁹)</w:t>
      </w:r>
    </w:p>
    <w:p w14:paraId="3AC1FCE4" w14:textId="77777777" w:rsidR="0013164A" w:rsidRDefault="0013164A" w:rsidP="00DD4496">
      <w:pPr>
        <w:jc w:val="center"/>
      </w:pPr>
      <w:r w:rsidRPr="00B67A24">
        <w:rPr>
          <w:highlight w:val="lightGray"/>
        </w:rPr>
        <w:t>q = +1.13 × 10⁻⁹ C</w:t>
      </w:r>
    </w:p>
    <w:p w14:paraId="3F0F8774" w14:textId="77777777" w:rsidR="0013164A" w:rsidRDefault="0013164A" w:rsidP="00F0302C">
      <w:pPr>
        <w:pBdr>
          <w:bottom w:val="single" w:sz="2" w:space="1" w:color="auto"/>
        </w:pBdr>
      </w:pPr>
    </w:p>
    <w:p w14:paraId="51CC31B3" w14:textId="77777777" w:rsidR="00B67A24" w:rsidRDefault="0013164A" w:rsidP="0013164A">
      <w:r w:rsidRPr="00D240C3">
        <w:rPr>
          <w:b/>
          <w:bCs/>
          <w:i/>
          <w:iCs/>
          <w:sz w:val="28"/>
          <w:szCs w:val="28"/>
        </w:rPr>
        <w:t>P.6</w:t>
      </w:r>
      <w:r w:rsidR="00D240C3" w:rsidRPr="00D240C3">
        <w:rPr>
          <w:b/>
          <w:bCs/>
          <w:i/>
          <w:iCs/>
          <w:sz w:val="28"/>
          <w:szCs w:val="28"/>
        </w:rPr>
        <w:t>--</w:t>
      </w:r>
      <w:r>
        <w:t>An infinite line of charge produces a field of 4.52 × 10⁴ N/C at a distance of 1.96 m. Calculate linear charge density.</w:t>
      </w:r>
    </w:p>
    <w:p w14:paraId="219B8196" w14:textId="77777777" w:rsidR="0013164A" w:rsidRPr="00D240C3" w:rsidRDefault="0013164A" w:rsidP="0013164A">
      <w:pPr>
        <w:rPr>
          <w:b/>
          <w:bCs/>
          <w:i/>
          <w:iCs/>
          <w:sz w:val="28"/>
          <w:szCs w:val="28"/>
        </w:rPr>
      </w:pPr>
      <w:r w:rsidRPr="00D240C3">
        <w:rPr>
          <w:b/>
          <w:bCs/>
          <w:i/>
          <w:iCs/>
          <w:sz w:val="28"/>
          <w:szCs w:val="28"/>
        </w:rPr>
        <w:t>Data:</w:t>
      </w:r>
    </w:p>
    <w:p w14:paraId="65C71DFF" w14:textId="77777777" w:rsidR="0013164A" w:rsidRDefault="0013164A" w:rsidP="0013164A">
      <w:r>
        <w:t>E = 4.52 × 10⁴ N/C</w:t>
      </w:r>
    </w:p>
    <w:p w14:paraId="22D6BCEB" w14:textId="77777777" w:rsidR="0013164A" w:rsidRDefault="0013164A" w:rsidP="0013164A">
      <w:r>
        <w:t>r = 1.96 m</w:t>
      </w:r>
    </w:p>
    <w:p w14:paraId="231A51D3" w14:textId="77777777" w:rsidR="0013164A" w:rsidRDefault="0013164A" w:rsidP="0013164A">
      <w:r>
        <w:t>λ =?</w:t>
      </w:r>
    </w:p>
    <w:p w14:paraId="43C1C5F2" w14:textId="77777777" w:rsidR="0013164A" w:rsidRPr="00D240C3" w:rsidRDefault="0013164A" w:rsidP="0013164A">
      <w:pPr>
        <w:rPr>
          <w:b/>
          <w:bCs/>
          <w:i/>
          <w:iCs/>
          <w:sz w:val="28"/>
          <w:szCs w:val="28"/>
        </w:rPr>
      </w:pPr>
      <w:r w:rsidRPr="00D240C3">
        <w:rPr>
          <w:b/>
          <w:bCs/>
          <w:i/>
          <w:iCs/>
          <w:sz w:val="28"/>
          <w:szCs w:val="28"/>
        </w:rPr>
        <w:t>Calculations:</w:t>
      </w:r>
    </w:p>
    <w:p w14:paraId="7BD3BAE3" w14:textId="77777777" w:rsidR="0013164A" w:rsidRDefault="0013164A" w:rsidP="00DD4496">
      <w:pPr>
        <w:jc w:val="center"/>
      </w:pPr>
      <w:r>
        <w:t>E = λ / (2π ε₀ r)</w:t>
      </w:r>
    </w:p>
    <w:p w14:paraId="04B59ED7" w14:textId="77777777" w:rsidR="0013164A" w:rsidRDefault="0013164A" w:rsidP="00DD4496">
      <w:pPr>
        <w:jc w:val="center"/>
      </w:pPr>
      <w:r>
        <w:t>λ = E (2π ε₀ r)</w:t>
      </w:r>
    </w:p>
    <w:p w14:paraId="469B41B2" w14:textId="77777777" w:rsidR="0013164A" w:rsidRDefault="0013164A" w:rsidP="00DD4496">
      <w:pPr>
        <w:jc w:val="center"/>
      </w:pPr>
      <w:r>
        <w:t>λ = 4.52 × 10⁴ × 2π × (8.85 × 10⁻¹²) × 1.96</w:t>
      </w:r>
    </w:p>
    <w:p w14:paraId="4D342E38" w14:textId="77777777" w:rsidR="0013164A" w:rsidRDefault="0013164A" w:rsidP="00DD4496">
      <w:pPr>
        <w:jc w:val="center"/>
      </w:pPr>
      <w:r w:rsidRPr="00B67A24">
        <w:rPr>
          <w:highlight w:val="lightGray"/>
        </w:rPr>
        <w:lastRenderedPageBreak/>
        <w:t>λ = 4.9 × 10⁻⁶ C/m</w:t>
      </w:r>
    </w:p>
    <w:p w14:paraId="65DDEB0A" w14:textId="77777777" w:rsidR="0013164A" w:rsidRDefault="0013164A" w:rsidP="00F0302C">
      <w:pPr>
        <w:pBdr>
          <w:bottom w:val="single" w:sz="2" w:space="1" w:color="auto"/>
        </w:pBdr>
      </w:pPr>
    </w:p>
    <w:p w14:paraId="0D8ED087" w14:textId="7E8E9CB2" w:rsidR="00B67A24" w:rsidRPr="00B67A24" w:rsidRDefault="0013164A" w:rsidP="0013164A">
      <w:r w:rsidRPr="00D240C3">
        <w:rPr>
          <w:b/>
          <w:bCs/>
          <w:i/>
          <w:iCs/>
          <w:sz w:val="28"/>
          <w:szCs w:val="28"/>
        </w:rPr>
        <w:t>P.7</w:t>
      </w:r>
      <w:r w:rsidR="00D240C3">
        <w:rPr>
          <w:b/>
          <w:bCs/>
          <w:i/>
          <w:iCs/>
          <w:sz w:val="28"/>
          <w:szCs w:val="28"/>
        </w:rPr>
        <w:t>-</w:t>
      </w:r>
      <w:r>
        <w:t>A point charge of 1.84 μ</w:t>
      </w:r>
      <w:r w:rsidR="00DD4496">
        <w:t xml:space="preserve"> </w:t>
      </w:r>
      <w:r>
        <w:t>C is at the center of cubical Gaussian surface 55 cm on edge. Find the flux Φₑ through the surface.</w:t>
      </w:r>
    </w:p>
    <w:p w14:paraId="3AE2821E" w14:textId="77777777" w:rsidR="0013164A" w:rsidRPr="00D240C3" w:rsidRDefault="0013164A" w:rsidP="0013164A">
      <w:pPr>
        <w:rPr>
          <w:b/>
          <w:bCs/>
          <w:i/>
          <w:iCs/>
          <w:sz w:val="28"/>
          <w:szCs w:val="28"/>
        </w:rPr>
      </w:pPr>
      <w:r w:rsidRPr="00D240C3">
        <w:rPr>
          <w:b/>
          <w:bCs/>
          <w:i/>
          <w:iCs/>
          <w:sz w:val="28"/>
          <w:szCs w:val="28"/>
        </w:rPr>
        <w:t>Data:</w:t>
      </w:r>
    </w:p>
    <w:p w14:paraId="1EA67FC8" w14:textId="36232D53" w:rsidR="0013164A" w:rsidRDefault="0013164A" w:rsidP="0013164A">
      <w:r>
        <w:t>q = 1.84 μ</w:t>
      </w:r>
      <w:r w:rsidR="00DD4496">
        <w:t xml:space="preserve"> </w:t>
      </w:r>
      <w:r>
        <w:t>C = 1.84 × 10⁻⁶ C</w:t>
      </w:r>
    </w:p>
    <w:p w14:paraId="7480EF0C" w14:textId="77777777" w:rsidR="0013164A" w:rsidRDefault="0013164A" w:rsidP="0013164A">
      <w:r>
        <w:t>a = 55 × 10⁻² m</w:t>
      </w:r>
    </w:p>
    <w:p w14:paraId="115FA5EF" w14:textId="77777777" w:rsidR="0013164A" w:rsidRPr="00D240C3" w:rsidRDefault="0013164A" w:rsidP="0013164A">
      <w:pPr>
        <w:rPr>
          <w:b/>
          <w:bCs/>
          <w:i/>
          <w:iCs/>
          <w:sz w:val="28"/>
          <w:szCs w:val="28"/>
        </w:rPr>
      </w:pPr>
      <w:r w:rsidRPr="00D240C3">
        <w:rPr>
          <w:b/>
          <w:bCs/>
          <w:i/>
          <w:iCs/>
          <w:sz w:val="28"/>
          <w:szCs w:val="28"/>
        </w:rPr>
        <w:t>Calculations:</w:t>
      </w:r>
    </w:p>
    <w:p w14:paraId="1D6D7DFE" w14:textId="77777777" w:rsidR="0013164A" w:rsidRDefault="0013164A" w:rsidP="00DD4496">
      <w:pPr>
        <w:jc w:val="center"/>
      </w:pPr>
      <w:r>
        <w:t>Φₑ = q / ε₀</w:t>
      </w:r>
    </w:p>
    <w:p w14:paraId="0C874DA5" w14:textId="77777777" w:rsidR="0013164A" w:rsidRDefault="0013164A" w:rsidP="00DD4496">
      <w:pPr>
        <w:jc w:val="center"/>
      </w:pPr>
      <w:r>
        <w:t>Φₑ = 1.84 × 10⁻⁶ / 8.85 × 10⁻¹²</w:t>
      </w:r>
    </w:p>
    <w:p w14:paraId="3DBA7AA6" w14:textId="77777777" w:rsidR="0013164A" w:rsidRDefault="0013164A" w:rsidP="00DD4496">
      <w:pPr>
        <w:jc w:val="center"/>
      </w:pPr>
      <w:r w:rsidRPr="00B67A24">
        <w:rPr>
          <w:highlight w:val="lightGray"/>
        </w:rPr>
        <w:t>Φₑ = 2.07909 × 10⁵ N·m²/C</w:t>
      </w:r>
    </w:p>
    <w:p w14:paraId="360005A0" w14:textId="77777777" w:rsidR="0013164A" w:rsidRDefault="0013164A" w:rsidP="00F0302C">
      <w:pPr>
        <w:pBdr>
          <w:bottom w:val="single" w:sz="2" w:space="1" w:color="auto"/>
        </w:pBdr>
      </w:pPr>
    </w:p>
    <w:p w14:paraId="39E4A45E" w14:textId="77777777" w:rsidR="0013164A" w:rsidRPr="00D240C3" w:rsidRDefault="0013164A" w:rsidP="0013164A">
      <w:pPr>
        <w:rPr>
          <w:b/>
          <w:bCs/>
          <w:i/>
          <w:iCs/>
          <w:sz w:val="28"/>
          <w:szCs w:val="28"/>
        </w:rPr>
      </w:pPr>
      <w:r w:rsidRPr="00D240C3">
        <w:rPr>
          <w:b/>
          <w:bCs/>
          <w:i/>
          <w:iCs/>
          <w:sz w:val="28"/>
          <w:szCs w:val="28"/>
        </w:rPr>
        <w:t>P.8</w:t>
      </w:r>
      <w:r w:rsidR="00D240C3">
        <w:rPr>
          <w:b/>
          <w:bCs/>
          <w:i/>
          <w:iCs/>
          <w:sz w:val="28"/>
          <w:szCs w:val="28"/>
        </w:rPr>
        <w:t>-</w:t>
      </w:r>
      <w:r>
        <w:t>A cube with 1.4 m edge is oriented as shown in fig. In a uniform region of electric field. Find the electric flux through the right face if electric field in N/C is given by:</w:t>
      </w:r>
    </w:p>
    <w:p w14:paraId="13826A71" w14:textId="77777777" w:rsidR="0013164A" w:rsidRDefault="0013164A" w:rsidP="0013164A">
      <w:r>
        <w:t>(a) 6 î</w:t>
      </w:r>
    </w:p>
    <w:p w14:paraId="0D3A1EAF" w14:textId="77777777" w:rsidR="0013164A" w:rsidRDefault="0013164A" w:rsidP="0013164A">
      <w:r>
        <w:t>(b) −2 ĵ</w:t>
      </w:r>
    </w:p>
    <w:p w14:paraId="09B7EACE" w14:textId="77777777" w:rsidR="0013164A" w:rsidRDefault="0013164A" w:rsidP="0013164A">
      <w:r>
        <w:t>(c) −3 î + 4 k̂</w:t>
      </w:r>
    </w:p>
    <w:p w14:paraId="6FB7A265" w14:textId="77777777" w:rsidR="0013164A" w:rsidRDefault="0013164A" w:rsidP="0013164A">
      <w:r>
        <w:t>(d) Calculate total flux through the cube for each of these fields.</w:t>
      </w:r>
    </w:p>
    <w:p w14:paraId="72DDFA6B" w14:textId="77777777" w:rsidR="0013164A" w:rsidRPr="00D240C3" w:rsidRDefault="0013164A" w:rsidP="0013164A">
      <w:pPr>
        <w:rPr>
          <w:b/>
          <w:bCs/>
          <w:i/>
          <w:iCs/>
          <w:sz w:val="28"/>
          <w:szCs w:val="28"/>
        </w:rPr>
      </w:pPr>
      <w:r w:rsidRPr="00D240C3">
        <w:rPr>
          <w:b/>
          <w:bCs/>
          <w:i/>
          <w:iCs/>
          <w:sz w:val="28"/>
          <w:szCs w:val="28"/>
        </w:rPr>
        <w:t>Solution:</w:t>
      </w:r>
    </w:p>
    <w:p w14:paraId="48DCD348" w14:textId="6F309724" w:rsidR="0013164A" w:rsidRDefault="0013164A" w:rsidP="0013164A">
      <w:r>
        <w:t>Area of right face = (1.4)</w:t>
      </w:r>
      <w:r w:rsidR="00DD4496">
        <w:t xml:space="preserve"> </w:t>
      </w:r>
      <w:r>
        <w:t>² = 1.96 m² ĵ</w:t>
      </w:r>
    </w:p>
    <w:p w14:paraId="5AA24719" w14:textId="77777777" w:rsidR="0013164A" w:rsidRDefault="0013164A" w:rsidP="0013164A">
      <w:r w:rsidRPr="00D240C3">
        <w:rPr>
          <w:b/>
          <w:bCs/>
        </w:rPr>
        <w:t>(a)</w:t>
      </w:r>
      <w:r>
        <w:t xml:space="preserve"> E = 6 î</w:t>
      </w:r>
    </w:p>
    <w:p w14:paraId="1E8E7109" w14:textId="77777777" w:rsidR="0013164A" w:rsidRDefault="0013164A" w:rsidP="005F328C">
      <w:pPr>
        <w:jc w:val="center"/>
      </w:pPr>
      <w:r>
        <w:t>Φₑ = E · A = (6 î) · (1.96 ĵ) = 0</w:t>
      </w:r>
    </w:p>
    <w:p w14:paraId="59932FC6" w14:textId="77777777" w:rsidR="0013164A" w:rsidRDefault="0013164A" w:rsidP="0013164A">
      <w:r w:rsidRPr="00D240C3">
        <w:rPr>
          <w:b/>
          <w:bCs/>
        </w:rPr>
        <w:t>(b)</w:t>
      </w:r>
      <w:r>
        <w:t xml:space="preserve"> E = −2 ĵ</w:t>
      </w:r>
    </w:p>
    <w:p w14:paraId="7E9CA009" w14:textId="77777777" w:rsidR="0013164A" w:rsidRDefault="0013164A" w:rsidP="005F328C">
      <w:pPr>
        <w:jc w:val="center"/>
      </w:pPr>
      <w:r>
        <w:t>Φₑ = E · A = (−2 ĵ) · (1.96 ĵ) = −3.92 N·m²/C</w:t>
      </w:r>
    </w:p>
    <w:p w14:paraId="59B462B1" w14:textId="77777777" w:rsidR="0013164A" w:rsidRDefault="0013164A" w:rsidP="0013164A">
      <w:r w:rsidRPr="00D240C3">
        <w:rPr>
          <w:b/>
          <w:bCs/>
        </w:rPr>
        <w:t>(c)</w:t>
      </w:r>
      <w:r>
        <w:t xml:space="preserve"> E = −3 î + 4 k̂</w:t>
      </w:r>
    </w:p>
    <w:p w14:paraId="783B1004" w14:textId="77777777" w:rsidR="0013164A" w:rsidRDefault="0013164A" w:rsidP="005F328C">
      <w:pPr>
        <w:jc w:val="center"/>
      </w:pPr>
      <w:r>
        <w:t>Φₑ = E · A = (−3 î + 4 k̂) · (1.96 ĵ) = 0</w:t>
      </w:r>
    </w:p>
    <w:p w14:paraId="0CE262FE" w14:textId="77777777" w:rsidR="0013164A" w:rsidRDefault="0013164A" w:rsidP="0013164A">
      <w:r w:rsidRPr="00D240C3">
        <w:rPr>
          <w:b/>
          <w:bCs/>
        </w:rPr>
        <w:t>(d)</w:t>
      </w:r>
      <w:r>
        <w:t xml:space="preserve"> Total flux through the cube when E = 6 î</w:t>
      </w:r>
    </w:p>
    <w:p w14:paraId="63FC4F5C" w14:textId="77777777" w:rsidR="0013164A" w:rsidRDefault="0013164A" w:rsidP="0013164A">
      <w:r>
        <w:t xml:space="preserve">Flux through face </w:t>
      </w:r>
      <w:r>
        <w:rPr>
          <w:rFonts w:ascii="Cambria Math" w:hAnsi="Cambria Math" w:cs="Cambria Math"/>
        </w:rPr>
        <w:t>⟂</w:t>
      </w:r>
      <w:r>
        <w:t xml:space="preserve"> to y-axis:</w:t>
      </w:r>
    </w:p>
    <w:p w14:paraId="617D7940" w14:textId="77777777" w:rsidR="0013164A" w:rsidRDefault="0013164A" w:rsidP="005F328C">
      <w:pPr>
        <w:jc w:val="center"/>
      </w:pPr>
      <w:r>
        <w:t>Φ₁ = E · A = (6 î) · (1.96 ĵ) = 0</w:t>
      </w:r>
    </w:p>
    <w:p w14:paraId="25A17D9E" w14:textId="77777777" w:rsidR="0013164A" w:rsidRDefault="0013164A" w:rsidP="005F328C">
      <w:pPr>
        <w:jc w:val="center"/>
      </w:pPr>
      <w:r>
        <w:t>Φ₂ = (6 î) · (−1.96 ĵ) = 0</w:t>
      </w:r>
    </w:p>
    <w:p w14:paraId="3F5CE96B" w14:textId="77777777" w:rsidR="0013164A" w:rsidRDefault="0013164A" w:rsidP="0013164A">
      <w:r>
        <w:lastRenderedPageBreak/>
        <w:t xml:space="preserve">Flux through face </w:t>
      </w:r>
      <w:r>
        <w:rPr>
          <w:rFonts w:ascii="Cambria Math" w:hAnsi="Cambria Math" w:cs="Cambria Math"/>
        </w:rPr>
        <w:t>⟂</w:t>
      </w:r>
      <w:r>
        <w:t xml:space="preserve"> to x-axis:</w:t>
      </w:r>
    </w:p>
    <w:p w14:paraId="6A739199" w14:textId="77777777" w:rsidR="0013164A" w:rsidRDefault="0013164A" w:rsidP="005F328C">
      <w:pPr>
        <w:jc w:val="center"/>
      </w:pPr>
      <w:r>
        <w:t>Φ₃ = (6 î) · (1.96 î) = +11.76 N·m²/C</w:t>
      </w:r>
    </w:p>
    <w:p w14:paraId="6EA591B7" w14:textId="77777777" w:rsidR="0013164A" w:rsidRDefault="0013164A" w:rsidP="005F328C">
      <w:pPr>
        <w:jc w:val="center"/>
      </w:pPr>
      <w:r>
        <w:t>Φ₄ = (6 î) · (−1.96 î) = −11.76 N·m²/C</w:t>
      </w:r>
    </w:p>
    <w:p w14:paraId="60D41257" w14:textId="77777777" w:rsidR="0013164A" w:rsidRDefault="0013164A" w:rsidP="0013164A">
      <w:r>
        <w:t xml:space="preserve">Flux through face </w:t>
      </w:r>
      <w:r>
        <w:rPr>
          <w:rFonts w:ascii="Cambria Math" w:hAnsi="Cambria Math" w:cs="Cambria Math"/>
        </w:rPr>
        <w:t>⟂</w:t>
      </w:r>
      <w:r>
        <w:t xml:space="preserve"> to z-axis:</w:t>
      </w:r>
    </w:p>
    <w:p w14:paraId="42D06CFF" w14:textId="77777777" w:rsidR="0013164A" w:rsidRDefault="0013164A" w:rsidP="005F328C">
      <w:pPr>
        <w:jc w:val="center"/>
      </w:pPr>
      <w:r>
        <w:t>Φ₅ = (6 î) · (1.96 k̂) = 0</w:t>
      </w:r>
    </w:p>
    <w:p w14:paraId="50F240DC" w14:textId="77777777" w:rsidR="0013164A" w:rsidRDefault="0013164A" w:rsidP="005F328C">
      <w:pPr>
        <w:jc w:val="center"/>
      </w:pPr>
      <w:r>
        <w:t>Φ₆ = (6 î) · (−1.96 k̂) = 0</w:t>
      </w:r>
    </w:p>
    <w:p w14:paraId="78AF2A09" w14:textId="77777777" w:rsidR="0013164A" w:rsidRDefault="0013164A" w:rsidP="0013164A">
      <w:r>
        <w:t>Total flux:</w:t>
      </w:r>
    </w:p>
    <w:p w14:paraId="72EC8D9B" w14:textId="77777777" w:rsidR="0013164A" w:rsidRDefault="0013164A" w:rsidP="005F328C">
      <w:pPr>
        <w:jc w:val="center"/>
      </w:pPr>
      <w:r>
        <w:t>Φₑ = Φ₁ + Φ₂ + Φ₃ + Φ₄ + Φ₅ + Φ₆</w:t>
      </w:r>
    </w:p>
    <w:p w14:paraId="78017AB3" w14:textId="77777777" w:rsidR="0013164A" w:rsidRDefault="0013164A" w:rsidP="005F328C">
      <w:pPr>
        <w:jc w:val="center"/>
      </w:pPr>
      <w:r>
        <w:t>Φₑ = 0 + 0 + 11.76 − 11.76 + 0 + 0 = 0</w:t>
      </w:r>
    </w:p>
    <w:p w14:paraId="6BCD2DEB" w14:textId="77777777" w:rsidR="0013164A" w:rsidRDefault="0013164A" w:rsidP="00B83DAC">
      <w:pPr>
        <w:pBdr>
          <w:bottom w:val="single" w:sz="2" w:space="1" w:color="auto"/>
        </w:pBdr>
      </w:pPr>
    </w:p>
    <w:p w14:paraId="39678B2E" w14:textId="77777777" w:rsidR="0013164A" w:rsidRPr="00D240C3" w:rsidRDefault="0013164A" w:rsidP="0013164A">
      <w:pPr>
        <w:rPr>
          <w:b/>
          <w:bCs/>
          <w:i/>
          <w:iCs/>
          <w:sz w:val="28"/>
          <w:szCs w:val="28"/>
        </w:rPr>
      </w:pPr>
      <w:r w:rsidRPr="00D240C3">
        <w:rPr>
          <w:b/>
          <w:bCs/>
          <w:i/>
          <w:iCs/>
          <w:sz w:val="28"/>
          <w:szCs w:val="28"/>
        </w:rPr>
        <w:t>P.9</w:t>
      </w:r>
      <w:r w:rsidR="00D240C3">
        <w:rPr>
          <w:b/>
          <w:bCs/>
          <w:i/>
          <w:iCs/>
          <w:sz w:val="28"/>
          <w:szCs w:val="28"/>
        </w:rPr>
        <w:t>-</w:t>
      </w:r>
      <w:r>
        <w:t>Calculate Φₑ through (a) flat base (b) curved surface of a hemisphere of radius R. The field E is uniform and parallel to the axis of the hemisphere, lines entering through flat base.</w:t>
      </w:r>
    </w:p>
    <w:p w14:paraId="54533276" w14:textId="77777777" w:rsidR="0013164A" w:rsidRPr="00D240C3" w:rsidRDefault="0013164A" w:rsidP="0013164A">
      <w:pPr>
        <w:rPr>
          <w:b/>
          <w:bCs/>
          <w:i/>
          <w:iCs/>
          <w:sz w:val="28"/>
          <w:szCs w:val="28"/>
        </w:rPr>
      </w:pPr>
      <w:r w:rsidRPr="00D240C3">
        <w:rPr>
          <w:b/>
          <w:bCs/>
          <w:i/>
          <w:iCs/>
          <w:sz w:val="28"/>
          <w:szCs w:val="28"/>
        </w:rPr>
        <w:t>Solution:</w:t>
      </w:r>
    </w:p>
    <w:p w14:paraId="16C3AF0A" w14:textId="77777777" w:rsidR="0013164A" w:rsidRDefault="0013164A" w:rsidP="0013164A">
      <w:r>
        <w:t>Flux through flat base:</w:t>
      </w:r>
    </w:p>
    <w:p w14:paraId="6C1EC1C3" w14:textId="77777777" w:rsidR="0013164A" w:rsidRDefault="0013164A" w:rsidP="005F328C">
      <w:pPr>
        <w:jc w:val="center"/>
      </w:pPr>
      <w:r>
        <w:t>Φ₁ = E · A = E A cos180° = −E A = −E(πR²)</w:t>
      </w:r>
    </w:p>
    <w:p w14:paraId="72FC3958" w14:textId="77777777" w:rsidR="0013164A" w:rsidRDefault="0013164A" w:rsidP="0013164A">
      <w:r>
        <w:t>Flux through curved surface (θ = 0°):</w:t>
      </w:r>
    </w:p>
    <w:p w14:paraId="5130C733" w14:textId="77777777" w:rsidR="0013164A" w:rsidRDefault="0013164A" w:rsidP="005F328C">
      <w:pPr>
        <w:jc w:val="center"/>
      </w:pPr>
      <w:r>
        <w:t>Φ₂ = E · A = E A cos0° = E A = E(2πR²)</w:t>
      </w:r>
    </w:p>
    <w:p w14:paraId="5756CE76" w14:textId="77777777" w:rsidR="0013164A" w:rsidRDefault="0013164A" w:rsidP="00B83DAC">
      <w:pPr>
        <w:pBdr>
          <w:bottom w:val="single" w:sz="2" w:space="1" w:color="auto"/>
        </w:pBdr>
      </w:pPr>
    </w:p>
    <w:p w14:paraId="383B6407" w14:textId="77777777" w:rsidR="0013164A" w:rsidRPr="00770544" w:rsidRDefault="0013164A" w:rsidP="0013164A">
      <w:pPr>
        <w:rPr>
          <w:b/>
          <w:bCs/>
          <w:i/>
          <w:iCs/>
          <w:sz w:val="28"/>
          <w:szCs w:val="28"/>
        </w:rPr>
      </w:pPr>
      <w:r w:rsidRPr="00D240C3">
        <w:rPr>
          <w:b/>
          <w:bCs/>
          <w:i/>
          <w:iCs/>
          <w:sz w:val="28"/>
          <w:szCs w:val="28"/>
        </w:rPr>
        <w:t>P.10</w:t>
      </w:r>
      <w:r w:rsidR="00770544">
        <w:rPr>
          <w:b/>
          <w:bCs/>
          <w:i/>
          <w:iCs/>
          <w:sz w:val="28"/>
          <w:szCs w:val="28"/>
        </w:rPr>
        <w:t>-</w:t>
      </w:r>
      <w:r>
        <w:t>The net electric flux through each face of a dice has magnitude (in 10³ N·m²/C) equal to number N of spots on face (1 through 6). Flux is inward for N odd and outward for even. Find net charge inside.</w:t>
      </w:r>
    </w:p>
    <w:p w14:paraId="59792E3E" w14:textId="77777777" w:rsidR="0013164A" w:rsidRPr="00D240C3" w:rsidRDefault="0013164A" w:rsidP="0013164A">
      <w:pPr>
        <w:rPr>
          <w:b/>
          <w:bCs/>
          <w:i/>
          <w:iCs/>
          <w:sz w:val="28"/>
          <w:szCs w:val="28"/>
        </w:rPr>
      </w:pPr>
      <w:r w:rsidRPr="00D240C3">
        <w:rPr>
          <w:b/>
          <w:bCs/>
          <w:i/>
          <w:iCs/>
          <w:sz w:val="28"/>
          <w:szCs w:val="28"/>
        </w:rPr>
        <w:t>Data:</w:t>
      </w:r>
    </w:p>
    <w:p w14:paraId="18EFE83A" w14:textId="77777777" w:rsidR="0013164A" w:rsidRDefault="0013164A" w:rsidP="0013164A">
      <w:r>
        <w:t>Inward flux (N odd):</w:t>
      </w:r>
    </w:p>
    <w:p w14:paraId="46ACBB88" w14:textId="77777777" w:rsidR="0013164A" w:rsidRDefault="0013164A" w:rsidP="005F328C">
      <w:pPr>
        <w:jc w:val="center"/>
      </w:pPr>
      <w:r>
        <w:t>Φ₁ = (1 + 3 + 5) × 10³ = 9 × 10³ N·m²/C</w:t>
      </w:r>
    </w:p>
    <w:p w14:paraId="6BA32EAA" w14:textId="77777777" w:rsidR="0013164A" w:rsidRDefault="0013164A" w:rsidP="0013164A">
      <w:r>
        <w:t>Outward flux (N even):</w:t>
      </w:r>
    </w:p>
    <w:p w14:paraId="6E421CED" w14:textId="77777777" w:rsidR="0013164A" w:rsidRDefault="0013164A" w:rsidP="00D61EF1">
      <w:pPr>
        <w:jc w:val="center"/>
      </w:pPr>
      <w:r>
        <w:t>Φ₂ = (2 + 4 + 6) × 10³ = 12 × 10³ N·m²/C</w:t>
      </w:r>
    </w:p>
    <w:p w14:paraId="795CA2F6" w14:textId="77777777" w:rsidR="0013164A" w:rsidRPr="00D240C3" w:rsidRDefault="0013164A" w:rsidP="0013164A">
      <w:pPr>
        <w:rPr>
          <w:b/>
          <w:bCs/>
          <w:i/>
          <w:iCs/>
          <w:sz w:val="28"/>
          <w:szCs w:val="28"/>
        </w:rPr>
      </w:pPr>
      <w:r w:rsidRPr="00D240C3">
        <w:rPr>
          <w:b/>
          <w:bCs/>
          <w:i/>
          <w:iCs/>
          <w:sz w:val="28"/>
          <w:szCs w:val="28"/>
        </w:rPr>
        <w:t>Calculations:</w:t>
      </w:r>
    </w:p>
    <w:p w14:paraId="71E4A2BD" w14:textId="77777777" w:rsidR="0013164A" w:rsidRDefault="0013164A" w:rsidP="0013164A">
      <w:r>
        <w:t>Net flux:</w:t>
      </w:r>
    </w:p>
    <w:p w14:paraId="6B4411BC" w14:textId="77777777" w:rsidR="0013164A" w:rsidRDefault="0013164A" w:rsidP="00D61EF1">
      <w:pPr>
        <w:jc w:val="center"/>
      </w:pPr>
      <w:r>
        <w:t>Φₑ = Φ₂ − Φ₁ = 12 × 10³ − 9 × 10³ = 3 × 10³ N·m²/C</w:t>
      </w:r>
    </w:p>
    <w:p w14:paraId="2D695AD9" w14:textId="77777777" w:rsidR="0013164A" w:rsidRDefault="0013164A" w:rsidP="00D61EF1">
      <w:r>
        <w:t>By Gauss’s law:</w:t>
      </w:r>
    </w:p>
    <w:p w14:paraId="3DCF12EB" w14:textId="77777777" w:rsidR="0013164A" w:rsidRDefault="0013164A" w:rsidP="00D61EF1">
      <w:pPr>
        <w:jc w:val="center"/>
      </w:pPr>
      <w:r>
        <w:t>Φₑ = q / ε₀</w:t>
      </w:r>
    </w:p>
    <w:p w14:paraId="4C15A447" w14:textId="3046B83B" w:rsidR="0013164A" w:rsidRDefault="0013164A" w:rsidP="00D61EF1">
      <w:pPr>
        <w:jc w:val="center"/>
      </w:pPr>
      <w:r>
        <w:lastRenderedPageBreak/>
        <w:t xml:space="preserve">q = Φₑ ε₀ = 3 × 10³ × 8.85 × 10⁻¹² = </w:t>
      </w:r>
      <w:r w:rsidRPr="00B67A24">
        <w:rPr>
          <w:highlight w:val="lightGray"/>
        </w:rPr>
        <w:t>2.7 × 10⁻⁸ C</w:t>
      </w:r>
    </w:p>
    <w:p w14:paraId="754C08A3" w14:textId="77777777" w:rsidR="0013164A" w:rsidRDefault="0013164A" w:rsidP="00B83DAC">
      <w:pPr>
        <w:pBdr>
          <w:bottom w:val="single" w:sz="2" w:space="1" w:color="auto"/>
        </w:pBdr>
      </w:pPr>
    </w:p>
    <w:p w14:paraId="00F4550C" w14:textId="77777777" w:rsidR="0013164A" w:rsidRPr="00D240C3" w:rsidRDefault="0013164A" w:rsidP="0013164A">
      <w:pPr>
        <w:rPr>
          <w:b/>
          <w:bCs/>
          <w:i/>
          <w:iCs/>
          <w:sz w:val="28"/>
          <w:szCs w:val="28"/>
        </w:rPr>
      </w:pPr>
      <w:r w:rsidRPr="00D240C3">
        <w:rPr>
          <w:b/>
          <w:bCs/>
          <w:i/>
          <w:iCs/>
          <w:sz w:val="28"/>
          <w:szCs w:val="28"/>
        </w:rPr>
        <w:t>P.11</w:t>
      </w:r>
      <w:r w:rsidR="00D240C3">
        <w:rPr>
          <w:b/>
          <w:bCs/>
          <w:i/>
          <w:iCs/>
          <w:sz w:val="28"/>
          <w:szCs w:val="28"/>
        </w:rPr>
        <w:t>-</w:t>
      </w:r>
      <w:r>
        <w:t>A point charge +q is a distance d/2 from a square surface of side d and is directly above the center of the square. Find the electric flux through the square.</w:t>
      </w:r>
    </w:p>
    <w:p w14:paraId="386F5C57" w14:textId="77777777" w:rsidR="0013164A" w:rsidRPr="00D240C3" w:rsidRDefault="0013164A" w:rsidP="0013164A">
      <w:pPr>
        <w:rPr>
          <w:b/>
          <w:bCs/>
          <w:i/>
          <w:iCs/>
          <w:sz w:val="28"/>
          <w:szCs w:val="28"/>
        </w:rPr>
      </w:pPr>
      <w:r w:rsidRPr="00D240C3">
        <w:rPr>
          <w:b/>
          <w:bCs/>
          <w:i/>
          <w:iCs/>
          <w:sz w:val="28"/>
          <w:szCs w:val="28"/>
        </w:rPr>
        <w:t>Data:</w:t>
      </w:r>
    </w:p>
    <w:p w14:paraId="23364B2D" w14:textId="3B6AE4CD" w:rsidR="0013164A" w:rsidRDefault="0013164A" w:rsidP="00D61EF1">
      <w:pPr>
        <w:jc w:val="center"/>
      </w:pPr>
      <w:r>
        <w:t>E = k</w:t>
      </w:r>
      <w:r w:rsidR="005A754A">
        <w:t xml:space="preserve"> </w:t>
      </w:r>
      <w:r>
        <w:t>q / (d/2)</w:t>
      </w:r>
      <w:r w:rsidR="00B67A24">
        <w:t xml:space="preserve"> </w:t>
      </w:r>
      <w:r>
        <w:t>² = 4kq / d²</w:t>
      </w:r>
    </w:p>
    <w:p w14:paraId="74EECCEB" w14:textId="77777777" w:rsidR="0013164A" w:rsidRDefault="0013164A" w:rsidP="00D61EF1">
      <w:pPr>
        <w:jc w:val="center"/>
      </w:pPr>
      <w:r>
        <w:t>A = d × d = d²</w:t>
      </w:r>
    </w:p>
    <w:p w14:paraId="08384FD5" w14:textId="77777777" w:rsidR="0013164A" w:rsidRPr="00D240C3" w:rsidRDefault="0013164A" w:rsidP="0013164A">
      <w:pPr>
        <w:rPr>
          <w:b/>
          <w:bCs/>
          <w:i/>
          <w:iCs/>
          <w:sz w:val="28"/>
          <w:szCs w:val="28"/>
        </w:rPr>
      </w:pPr>
      <w:r w:rsidRPr="00D240C3">
        <w:rPr>
          <w:b/>
          <w:bCs/>
          <w:i/>
          <w:iCs/>
          <w:sz w:val="28"/>
          <w:szCs w:val="28"/>
        </w:rPr>
        <w:t>Calculations:</w:t>
      </w:r>
    </w:p>
    <w:p w14:paraId="735B469D" w14:textId="77777777" w:rsidR="0013164A" w:rsidRDefault="0013164A" w:rsidP="00EF0DA6">
      <w:pPr>
        <w:jc w:val="center"/>
      </w:pPr>
      <w:r>
        <w:t>Φₑ = E · A = E A cos0° = 4kq</w:t>
      </w:r>
    </w:p>
    <w:p w14:paraId="0FB0E3A2" w14:textId="77777777" w:rsidR="0013164A" w:rsidRDefault="0013164A" w:rsidP="00B83DAC">
      <w:pPr>
        <w:pBdr>
          <w:bottom w:val="single" w:sz="2" w:space="1" w:color="auto"/>
        </w:pBdr>
      </w:pPr>
    </w:p>
    <w:p w14:paraId="1019753A" w14:textId="77777777" w:rsidR="0013164A" w:rsidRPr="00D240C3" w:rsidRDefault="0013164A" w:rsidP="0013164A">
      <w:pPr>
        <w:rPr>
          <w:b/>
          <w:bCs/>
          <w:i/>
          <w:iCs/>
          <w:sz w:val="28"/>
          <w:szCs w:val="28"/>
        </w:rPr>
      </w:pPr>
      <w:r w:rsidRPr="00D240C3">
        <w:rPr>
          <w:b/>
          <w:bCs/>
          <w:i/>
          <w:iCs/>
          <w:sz w:val="28"/>
          <w:szCs w:val="28"/>
        </w:rPr>
        <w:t>P.12</w:t>
      </w:r>
      <w:r w:rsidR="00D240C3">
        <w:rPr>
          <w:b/>
          <w:bCs/>
          <w:i/>
          <w:iCs/>
          <w:sz w:val="28"/>
          <w:szCs w:val="28"/>
        </w:rPr>
        <w:t>-</w:t>
      </w:r>
      <w:r>
        <w:t>A butterfly net is in uniform electric field E. The rim of radius ‘a’ is aligned perpendicular to the field. Find the electric flux through the net relative to outward normal.</w:t>
      </w:r>
    </w:p>
    <w:p w14:paraId="3BB2EE77" w14:textId="77777777" w:rsidR="0013164A" w:rsidRPr="00D240C3" w:rsidRDefault="0013164A" w:rsidP="0013164A">
      <w:pPr>
        <w:rPr>
          <w:b/>
          <w:bCs/>
          <w:i/>
          <w:iCs/>
          <w:sz w:val="28"/>
          <w:szCs w:val="28"/>
        </w:rPr>
      </w:pPr>
      <w:r w:rsidRPr="00D240C3">
        <w:rPr>
          <w:b/>
          <w:bCs/>
          <w:i/>
          <w:iCs/>
          <w:sz w:val="28"/>
          <w:szCs w:val="28"/>
        </w:rPr>
        <w:t>Data:</w:t>
      </w:r>
    </w:p>
    <w:p w14:paraId="5A730E24" w14:textId="77777777" w:rsidR="0013164A" w:rsidRDefault="0013164A" w:rsidP="0013164A">
      <w:r>
        <w:t>Uniform Electric Field = E</w:t>
      </w:r>
    </w:p>
    <w:p w14:paraId="0AF25CCA" w14:textId="77777777" w:rsidR="0013164A" w:rsidRDefault="0013164A" w:rsidP="0013164A">
      <w:r>
        <w:t>Radius of rim = a</w:t>
      </w:r>
    </w:p>
    <w:p w14:paraId="0EDE5F78" w14:textId="77777777" w:rsidR="0013164A" w:rsidRDefault="0013164A" w:rsidP="0013164A">
      <w:r>
        <w:t>Area of rim = πa²</w:t>
      </w:r>
    </w:p>
    <w:p w14:paraId="040126E9" w14:textId="77777777" w:rsidR="0013164A" w:rsidRDefault="0013164A" w:rsidP="0013164A">
      <w:r>
        <w:t>θ = 0°</w:t>
      </w:r>
    </w:p>
    <w:p w14:paraId="3B3E617B" w14:textId="77777777" w:rsidR="0013164A" w:rsidRPr="00D240C3" w:rsidRDefault="0013164A" w:rsidP="0013164A">
      <w:pPr>
        <w:rPr>
          <w:b/>
          <w:bCs/>
          <w:i/>
          <w:iCs/>
          <w:sz w:val="28"/>
          <w:szCs w:val="28"/>
        </w:rPr>
      </w:pPr>
      <w:r w:rsidRPr="00D240C3">
        <w:rPr>
          <w:b/>
          <w:bCs/>
          <w:i/>
          <w:iCs/>
          <w:sz w:val="28"/>
          <w:szCs w:val="28"/>
        </w:rPr>
        <w:t>Calculations:</w:t>
      </w:r>
    </w:p>
    <w:p w14:paraId="632E854C" w14:textId="75CFAE9E" w:rsidR="0013164A" w:rsidRDefault="0013164A" w:rsidP="00EF0DA6">
      <w:pPr>
        <w:jc w:val="center"/>
      </w:pPr>
      <w:r>
        <w:t>Φₑ = E A cos</w:t>
      </w:r>
      <w:r w:rsidR="005A754A">
        <w:t xml:space="preserve"> </w:t>
      </w:r>
      <w:r>
        <w:t>θ</w:t>
      </w:r>
    </w:p>
    <w:p w14:paraId="0ABC97BE" w14:textId="77777777" w:rsidR="0013164A" w:rsidRDefault="0013164A" w:rsidP="00EF0DA6">
      <w:pPr>
        <w:jc w:val="center"/>
      </w:pPr>
      <w:r>
        <w:t xml:space="preserve">Φₑ = E (πa²) cos0° = </w:t>
      </w:r>
      <w:r w:rsidRPr="00B67A24">
        <w:rPr>
          <w:highlight w:val="lightGray"/>
        </w:rPr>
        <w:t>E πa²</w:t>
      </w:r>
    </w:p>
    <w:p w14:paraId="0016136B" w14:textId="77777777" w:rsidR="0013164A" w:rsidRDefault="0013164A" w:rsidP="00B83DAC">
      <w:pPr>
        <w:pBdr>
          <w:bottom w:val="single" w:sz="2" w:space="1" w:color="auto"/>
        </w:pBdr>
      </w:pPr>
    </w:p>
    <w:p w14:paraId="69F3969B" w14:textId="77777777" w:rsidR="0013164A" w:rsidRPr="00D240C3" w:rsidRDefault="0013164A" w:rsidP="0013164A">
      <w:pPr>
        <w:rPr>
          <w:b/>
          <w:bCs/>
          <w:i/>
          <w:iCs/>
          <w:sz w:val="28"/>
          <w:szCs w:val="28"/>
        </w:rPr>
      </w:pPr>
      <w:r w:rsidRPr="00D240C3">
        <w:rPr>
          <w:b/>
          <w:bCs/>
          <w:i/>
          <w:iCs/>
          <w:sz w:val="28"/>
          <w:szCs w:val="28"/>
        </w:rPr>
        <w:t>P.13</w:t>
      </w:r>
      <w:r w:rsidR="00D240C3">
        <w:rPr>
          <w:b/>
          <w:bCs/>
          <w:i/>
          <w:iCs/>
          <w:sz w:val="28"/>
          <w:szCs w:val="28"/>
        </w:rPr>
        <w:t>-</w:t>
      </w:r>
      <w:r>
        <w:t>A uniformly charged conducting sphere of 1.22 m radius has surface charge density 8.13 μC/m².</w:t>
      </w:r>
    </w:p>
    <w:p w14:paraId="40E5B4FE" w14:textId="77777777" w:rsidR="0013164A" w:rsidRDefault="0013164A" w:rsidP="0013164A">
      <w:r>
        <w:t>(a) Find charge on sphere.</w:t>
      </w:r>
    </w:p>
    <w:p w14:paraId="475D3EFA" w14:textId="77777777" w:rsidR="0013164A" w:rsidRDefault="0013164A" w:rsidP="0013164A">
      <w:r>
        <w:t>(b) Find the electric flux leaving the surface.</w:t>
      </w:r>
    </w:p>
    <w:p w14:paraId="5F45DA54" w14:textId="77777777" w:rsidR="0013164A" w:rsidRDefault="0013164A" w:rsidP="0013164A">
      <w:r>
        <w:t>(c) Find the electric field at the surface.</w:t>
      </w:r>
    </w:p>
    <w:p w14:paraId="15D5BCBB" w14:textId="77777777" w:rsidR="00D240C3" w:rsidRPr="00D240C3" w:rsidRDefault="0013164A" w:rsidP="0013164A">
      <w:pPr>
        <w:rPr>
          <w:b/>
          <w:bCs/>
          <w:i/>
          <w:iCs/>
          <w:sz w:val="28"/>
          <w:szCs w:val="28"/>
        </w:rPr>
      </w:pPr>
      <w:r w:rsidRPr="00D240C3">
        <w:rPr>
          <w:b/>
          <w:bCs/>
          <w:i/>
          <w:iCs/>
          <w:sz w:val="28"/>
          <w:szCs w:val="28"/>
        </w:rPr>
        <w:t>Data:</w:t>
      </w:r>
    </w:p>
    <w:p w14:paraId="43B62135" w14:textId="77777777" w:rsidR="0013164A" w:rsidRDefault="0013164A" w:rsidP="0013164A">
      <w:r>
        <w:t xml:space="preserve"> R = 1.22 m</w:t>
      </w:r>
    </w:p>
    <w:p w14:paraId="3D24CED6" w14:textId="77777777" w:rsidR="0013164A" w:rsidRDefault="0013164A" w:rsidP="0013164A">
      <w:r>
        <w:t>σ = 8.13 × 10⁻⁶ C/m²</w:t>
      </w:r>
    </w:p>
    <w:p w14:paraId="481FC6C0" w14:textId="77777777" w:rsidR="0013164A" w:rsidRPr="00D240C3" w:rsidRDefault="0013164A" w:rsidP="0013164A">
      <w:pPr>
        <w:rPr>
          <w:b/>
          <w:bCs/>
          <w:i/>
          <w:iCs/>
          <w:sz w:val="28"/>
          <w:szCs w:val="28"/>
        </w:rPr>
      </w:pPr>
      <w:r w:rsidRPr="00D240C3">
        <w:rPr>
          <w:b/>
          <w:bCs/>
          <w:i/>
          <w:iCs/>
          <w:sz w:val="28"/>
          <w:szCs w:val="28"/>
        </w:rPr>
        <w:t>Calculations:</w:t>
      </w:r>
    </w:p>
    <w:p w14:paraId="061899E2" w14:textId="77777777" w:rsidR="0013164A" w:rsidRDefault="0013164A" w:rsidP="0013164A">
      <w:r w:rsidRPr="00D240C3">
        <w:rPr>
          <w:b/>
          <w:bCs/>
        </w:rPr>
        <w:t>(a)</w:t>
      </w:r>
      <w:r>
        <w:t xml:space="preserve"> Electric Field: E = σ / ε₀ = 8.13 × 10⁻⁶ / 8.85 × 10⁻¹² = </w:t>
      </w:r>
      <w:r w:rsidRPr="00B67A24">
        <w:rPr>
          <w:highlight w:val="lightGray"/>
        </w:rPr>
        <w:t>9.18 × 10⁵ N/C</w:t>
      </w:r>
    </w:p>
    <w:p w14:paraId="78D41651" w14:textId="77777777" w:rsidR="0013164A" w:rsidRDefault="0013164A" w:rsidP="0013164A">
      <w:r w:rsidRPr="00D240C3">
        <w:rPr>
          <w:b/>
          <w:bCs/>
        </w:rPr>
        <w:lastRenderedPageBreak/>
        <w:t>(b)</w:t>
      </w:r>
      <w:r>
        <w:t xml:space="preserve"> Charge on Sphere: q = σ A = σ (4πR²)</w:t>
      </w:r>
    </w:p>
    <w:p w14:paraId="7B69097F" w14:textId="77777777" w:rsidR="0013164A" w:rsidRDefault="0013164A" w:rsidP="0013164A">
      <w:r>
        <w:t>q = 8.13 × 10⁻⁶ × 4π × (1.22)</w:t>
      </w:r>
      <w:r w:rsidR="00B67A24">
        <w:t xml:space="preserve"> </w:t>
      </w:r>
      <w:r>
        <w:t xml:space="preserve">² = </w:t>
      </w:r>
      <w:r w:rsidRPr="00B67A24">
        <w:rPr>
          <w:highlight w:val="lightGray"/>
        </w:rPr>
        <w:t>1.5 × 10⁻⁴ C</w:t>
      </w:r>
    </w:p>
    <w:p w14:paraId="079E58E2" w14:textId="77777777" w:rsidR="0013164A" w:rsidRDefault="0013164A" w:rsidP="0013164A">
      <w:r w:rsidRPr="00D240C3">
        <w:rPr>
          <w:b/>
          <w:bCs/>
        </w:rPr>
        <w:t>(c)</w:t>
      </w:r>
      <w:r>
        <w:t xml:space="preserve"> Electric Flux: Φₑ = E A = (9.18 × 10⁵) × (4π × 1.22²) = </w:t>
      </w:r>
      <w:r w:rsidRPr="00B67A24">
        <w:rPr>
          <w:highlight w:val="lightGray"/>
        </w:rPr>
        <w:t>1.7 × 10⁷ N·m²/C</w:t>
      </w:r>
    </w:p>
    <w:p w14:paraId="60C4806F" w14:textId="77777777" w:rsidR="00D240C3" w:rsidRDefault="00D240C3" w:rsidP="00B83DAC">
      <w:pPr>
        <w:pBdr>
          <w:bottom w:val="single" w:sz="2" w:space="1" w:color="auto"/>
        </w:pBdr>
        <w:rPr>
          <w:b/>
          <w:bCs/>
          <w:i/>
          <w:iCs/>
          <w:sz w:val="28"/>
          <w:szCs w:val="28"/>
        </w:rPr>
      </w:pPr>
    </w:p>
    <w:p w14:paraId="6D801436" w14:textId="77777777" w:rsidR="0013164A" w:rsidRPr="00D240C3" w:rsidRDefault="0013164A" w:rsidP="0013164A">
      <w:pPr>
        <w:rPr>
          <w:b/>
          <w:bCs/>
          <w:i/>
          <w:iCs/>
          <w:sz w:val="28"/>
          <w:szCs w:val="28"/>
        </w:rPr>
      </w:pPr>
      <w:r w:rsidRPr="00D240C3">
        <w:rPr>
          <w:b/>
          <w:bCs/>
          <w:i/>
          <w:iCs/>
          <w:sz w:val="28"/>
          <w:szCs w:val="28"/>
        </w:rPr>
        <w:t>P.1</w:t>
      </w:r>
      <w:r w:rsidR="00D240C3" w:rsidRPr="00D240C3">
        <w:rPr>
          <w:b/>
          <w:bCs/>
          <w:i/>
          <w:iCs/>
          <w:sz w:val="28"/>
          <w:szCs w:val="28"/>
        </w:rPr>
        <w:t>4</w:t>
      </w:r>
      <w:r w:rsidR="00D240C3">
        <w:rPr>
          <w:b/>
          <w:bCs/>
          <w:i/>
          <w:iCs/>
          <w:sz w:val="28"/>
          <w:szCs w:val="28"/>
        </w:rPr>
        <w:t>-</w:t>
      </w:r>
      <w:r>
        <w:t>The drum of a photocopying machine having length 42 cm and a diameter of 12 cm with surface charge density 2.0 × 10⁻⁶ C/m².</w:t>
      </w:r>
    </w:p>
    <w:p w14:paraId="65945F6A" w14:textId="77777777" w:rsidR="0013164A" w:rsidRDefault="0013164A" w:rsidP="0013164A">
      <w:r w:rsidRPr="00D240C3">
        <w:rPr>
          <w:b/>
          <w:bCs/>
        </w:rPr>
        <w:t>(a)</w:t>
      </w:r>
      <w:r>
        <w:t xml:space="preserve"> What is the total charge on the drum?</w:t>
      </w:r>
    </w:p>
    <w:p w14:paraId="081D52D5" w14:textId="77777777" w:rsidR="0013164A" w:rsidRDefault="0013164A" w:rsidP="0013164A">
      <w:r w:rsidRPr="00D240C3">
        <w:rPr>
          <w:b/>
          <w:bCs/>
        </w:rPr>
        <w:t>(b)</w:t>
      </w:r>
      <w:r>
        <w:t xml:space="preserve"> The manufacturer wishes to produce a desktop version of the machine. This requires reducing the size of the drum to a length of 28 cm and a diameter of 8 cm. The electric field remains constant. What must be the charge on the new drum?</w:t>
      </w:r>
    </w:p>
    <w:p w14:paraId="67FF6961" w14:textId="77777777" w:rsidR="0013164A" w:rsidRPr="00B67A24" w:rsidRDefault="0013164A" w:rsidP="0013164A">
      <w:pPr>
        <w:rPr>
          <w:b/>
          <w:bCs/>
          <w:i/>
          <w:iCs/>
          <w:sz w:val="28"/>
          <w:szCs w:val="28"/>
        </w:rPr>
      </w:pPr>
      <w:r w:rsidRPr="00B67A24">
        <w:rPr>
          <w:b/>
          <w:bCs/>
          <w:i/>
          <w:iCs/>
          <w:sz w:val="28"/>
          <w:szCs w:val="28"/>
        </w:rPr>
        <w:t>Sol.</w:t>
      </w:r>
    </w:p>
    <w:p w14:paraId="4C7A8A53" w14:textId="77777777" w:rsidR="0013164A" w:rsidRPr="00D240C3" w:rsidRDefault="0013164A" w:rsidP="0013164A">
      <w:pPr>
        <w:rPr>
          <w:b/>
          <w:bCs/>
          <w:i/>
          <w:iCs/>
          <w:sz w:val="28"/>
          <w:szCs w:val="28"/>
        </w:rPr>
      </w:pPr>
      <w:r w:rsidRPr="00D240C3">
        <w:rPr>
          <w:b/>
          <w:bCs/>
          <w:i/>
          <w:iCs/>
          <w:sz w:val="28"/>
          <w:szCs w:val="28"/>
        </w:rPr>
        <w:t>DATA</w:t>
      </w:r>
    </w:p>
    <w:p w14:paraId="14197510" w14:textId="77777777" w:rsidR="00F2275D" w:rsidRPr="00F2275D" w:rsidRDefault="00F2275D" w:rsidP="0013164A">
      <w:pPr>
        <w:rPr>
          <w:b/>
          <w:bCs/>
        </w:rPr>
      </w:pPr>
      <w:r w:rsidRPr="00F2275D">
        <w:rPr>
          <w:b/>
          <w:bCs/>
        </w:rPr>
        <w:t>(a)</w:t>
      </w:r>
    </w:p>
    <w:p w14:paraId="2FAC914C" w14:textId="77777777" w:rsidR="0013164A" w:rsidRDefault="00F2275D" w:rsidP="0013164A">
      <w:r w:rsidRPr="00F2275D">
        <w:t xml:space="preserve">σ </w:t>
      </w:r>
      <w:r w:rsidR="0013164A">
        <w:t>= 2.0 × 10⁻⁶ C/m²</w:t>
      </w:r>
    </w:p>
    <w:p w14:paraId="0A4EEA14" w14:textId="77777777" w:rsidR="0013164A" w:rsidRDefault="0013164A" w:rsidP="0013164A">
      <w:r>
        <w:t>d = 12 × 10⁻² m</w:t>
      </w:r>
    </w:p>
    <w:p w14:paraId="1076B019" w14:textId="77777777" w:rsidR="0013164A" w:rsidRDefault="0013164A" w:rsidP="0013164A">
      <w:r>
        <w:t>L = 42 cm</w:t>
      </w:r>
    </w:p>
    <w:p w14:paraId="344E76B7" w14:textId="1568F019" w:rsidR="0013164A" w:rsidRDefault="0013164A" w:rsidP="0013164A">
      <w:r>
        <w:t>q =?</w:t>
      </w:r>
    </w:p>
    <w:p w14:paraId="412D16D5" w14:textId="77777777" w:rsidR="0013164A" w:rsidRPr="00D240C3" w:rsidRDefault="0013164A" w:rsidP="0013164A">
      <w:pPr>
        <w:rPr>
          <w:b/>
          <w:bCs/>
          <w:i/>
          <w:iCs/>
          <w:sz w:val="28"/>
          <w:szCs w:val="28"/>
        </w:rPr>
      </w:pPr>
      <w:r w:rsidRPr="00D240C3">
        <w:rPr>
          <w:b/>
          <w:bCs/>
          <w:i/>
          <w:iCs/>
          <w:sz w:val="28"/>
          <w:szCs w:val="28"/>
        </w:rPr>
        <w:t>CALCULATIONS</w:t>
      </w:r>
    </w:p>
    <w:p w14:paraId="79D1C6BD" w14:textId="51B48541" w:rsidR="0013164A" w:rsidRDefault="0013164A" w:rsidP="00865DF8">
      <w:pPr>
        <w:jc w:val="center"/>
      </w:pPr>
      <w:r>
        <w:t>σ = q / A = q / (2πr</w:t>
      </w:r>
      <w:r w:rsidR="005A754A">
        <w:t xml:space="preserve"> </w:t>
      </w:r>
      <w:r>
        <w:t>L)</w:t>
      </w:r>
    </w:p>
    <w:p w14:paraId="7FC226EF" w14:textId="0F2D236B" w:rsidR="0013164A" w:rsidRDefault="0013164A" w:rsidP="00865DF8">
      <w:pPr>
        <w:jc w:val="center"/>
      </w:pPr>
      <w:r>
        <w:t>q = σ × 2πr</w:t>
      </w:r>
      <w:r w:rsidR="005A754A">
        <w:t xml:space="preserve"> </w:t>
      </w:r>
      <w:r>
        <w:t>L</w:t>
      </w:r>
    </w:p>
    <w:p w14:paraId="565C9CC7" w14:textId="77777777" w:rsidR="0013164A" w:rsidRDefault="0013164A" w:rsidP="00865DF8">
      <w:pPr>
        <w:jc w:val="center"/>
      </w:pPr>
      <w:r>
        <w:t>q = 2 × 10⁻⁶ × 2π × 6 × 10⁻² × 42 × 10⁻²</w:t>
      </w:r>
    </w:p>
    <w:p w14:paraId="39F7652C" w14:textId="77777777" w:rsidR="0013164A" w:rsidRDefault="0013164A" w:rsidP="00865DF8">
      <w:pPr>
        <w:jc w:val="center"/>
      </w:pPr>
      <w:r w:rsidRPr="00B67A24">
        <w:rPr>
          <w:highlight w:val="lightGray"/>
        </w:rPr>
        <w:t>q = 3.16 × 10⁻⁷ C</w:t>
      </w:r>
    </w:p>
    <w:p w14:paraId="62F10B85" w14:textId="77777777" w:rsidR="0013164A" w:rsidRPr="00F2275D" w:rsidRDefault="0013164A" w:rsidP="0013164A">
      <w:pPr>
        <w:rPr>
          <w:b/>
          <w:bCs/>
        </w:rPr>
      </w:pPr>
      <w:r w:rsidRPr="00F2275D">
        <w:rPr>
          <w:b/>
          <w:bCs/>
        </w:rPr>
        <w:t>(b)</w:t>
      </w:r>
    </w:p>
    <w:p w14:paraId="5453D28B" w14:textId="77777777" w:rsidR="0013164A" w:rsidRDefault="0013164A" w:rsidP="0013164A">
      <w:r>
        <w:t>σ = 2.0 × 10⁻⁶ C/m²</w:t>
      </w:r>
    </w:p>
    <w:p w14:paraId="2EC1078C" w14:textId="77777777" w:rsidR="0013164A" w:rsidRDefault="0013164A" w:rsidP="0013164A">
      <w:r>
        <w:t>L = 28 cm</w:t>
      </w:r>
    </w:p>
    <w:p w14:paraId="3E4B52A9" w14:textId="77777777" w:rsidR="0013164A" w:rsidRDefault="0013164A" w:rsidP="0013164A">
      <w:r>
        <w:t>d = 8 cm</w:t>
      </w:r>
    </w:p>
    <w:p w14:paraId="6AAEFE33" w14:textId="22A0D58C" w:rsidR="0013164A" w:rsidRDefault="0013164A" w:rsidP="0013164A">
      <w:r>
        <w:t>q =?</w:t>
      </w:r>
    </w:p>
    <w:p w14:paraId="565ADE71" w14:textId="77777777" w:rsidR="0013164A" w:rsidRPr="00F2275D" w:rsidRDefault="0013164A" w:rsidP="0013164A">
      <w:pPr>
        <w:rPr>
          <w:b/>
          <w:bCs/>
          <w:i/>
          <w:iCs/>
          <w:sz w:val="28"/>
          <w:szCs w:val="28"/>
        </w:rPr>
      </w:pPr>
      <w:r w:rsidRPr="00F2275D">
        <w:rPr>
          <w:b/>
          <w:bCs/>
          <w:i/>
          <w:iCs/>
          <w:sz w:val="28"/>
          <w:szCs w:val="28"/>
        </w:rPr>
        <w:t>CALCULATIONS</w:t>
      </w:r>
    </w:p>
    <w:p w14:paraId="77146ED0" w14:textId="5EE21733" w:rsidR="0013164A" w:rsidRDefault="0013164A" w:rsidP="00865DF8">
      <w:pPr>
        <w:jc w:val="center"/>
      </w:pPr>
      <w:r>
        <w:t>q = σ × 2πr</w:t>
      </w:r>
      <w:r w:rsidR="005A754A">
        <w:t xml:space="preserve"> </w:t>
      </w:r>
      <w:r>
        <w:t>L</w:t>
      </w:r>
    </w:p>
    <w:p w14:paraId="65EC12A1" w14:textId="77777777" w:rsidR="0013164A" w:rsidRDefault="0013164A" w:rsidP="00865DF8">
      <w:pPr>
        <w:jc w:val="center"/>
      </w:pPr>
      <w:r>
        <w:t>q = 2.0 × 10⁻⁶ × 2π × 4 × 10⁻² × 28 × 10⁻²</w:t>
      </w:r>
    </w:p>
    <w:p w14:paraId="2C938813" w14:textId="77777777" w:rsidR="0013164A" w:rsidRDefault="0013164A" w:rsidP="00865DF8">
      <w:pPr>
        <w:jc w:val="center"/>
      </w:pPr>
      <w:r w:rsidRPr="00B67A24">
        <w:rPr>
          <w:highlight w:val="lightGray"/>
        </w:rPr>
        <w:t>q = 1.4 × 10⁻⁷ C</w:t>
      </w:r>
    </w:p>
    <w:p w14:paraId="32D815B9" w14:textId="77777777" w:rsidR="0013164A" w:rsidRDefault="0013164A" w:rsidP="00B83DAC">
      <w:pPr>
        <w:pBdr>
          <w:bottom w:val="single" w:sz="2" w:space="1" w:color="auto"/>
        </w:pBdr>
      </w:pPr>
    </w:p>
    <w:p w14:paraId="26C6255D" w14:textId="47F3F333" w:rsidR="0013164A" w:rsidRPr="00F2275D" w:rsidRDefault="0013164A" w:rsidP="0013164A">
      <w:pPr>
        <w:rPr>
          <w:b/>
          <w:bCs/>
          <w:i/>
          <w:iCs/>
          <w:sz w:val="28"/>
          <w:szCs w:val="28"/>
        </w:rPr>
      </w:pPr>
      <w:r w:rsidRPr="00F2275D">
        <w:rPr>
          <w:b/>
          <w:bCs/>
          <w:i/>
          <w:iCs/>
          <w:sz w:val="28"/>
          <w:szCs w:val="28"/>
        </w:rPr>
        <w:t>P.15</w:t>
      </w:r>
      <w:r w:rsidR="00F2275D">
        <w:rPr>
          <w:b/>
          <w:bCs/>
          <w:i/>
          <w:iCs/>
          <w:sz w:val="28"/>
          <w:szCs w:val="28"/>
        </w:rPr>
        <w:t>-</w:t>
      </w:r>
      <w:r>
        <w:t>An electron remains stationary in an electric field directed downward in the Earth’s gravitational field.</w:t>
      </w:r>
      <w:r w:rsidR="0062682D">
        <w:t xml:space="preserve"> </w:t>
      </w:r>
      <w:r>
        <w:t>If the electric field is due to charge on two parallel conducting plates oppositely charged and separated by 2.3 cm, what is the surface charge density (assumed uniform on plates)?</w:t>
      </w:r>
    </w:p>
    <w:p w14:paraId="1A941B62" w14:textId="77777777" w:rsidR="0013164A" w:rsidRPr="00F2275D" w:rsidRDefault="0013164A" w:rsidP="00BE2B1C">
      <w:pPr>
        <w:rPr>
          <w:b/>
          <w:bCs/>
          <w:i/>
          <w:iCs/>
          <w:sz w:val="28"/>
          <w:szCs w:val="28"/>
        </w:rPr>
      </w:pPr>
      <w:r w:rsidRPr="00F2275D">
        <w:rPr>
          <w:b/>
          <w:bCs/>
          <w:i/>
          <w:iCs/>
          <w:sz w:val="28"/>
          <w:szCs w:val="28"/>
        </w:rPr>
        <w:t>Sol.</w:t>
      </w:r>
    </w:p>
    <w:p w14:paraId="3EEB33BA" w14:textId="77777777" w:rsidR="0013164A" w:rsidRPr="00F2275D" w:rsidRDefault="0013164A" w:rsidP="00BE2B1C">
      <w:pPr>
        <w:rPr>
          <w:b/>
          <w:bCs/>
          <w:i/>
          <w:iCs/>
          <w:sz w:val="28"/>
          <w:szCs w:val="28"/>
        </w:rPr>
      </w:pPr>
      <w:r w:rsidRPr="00F2275D">
        <w:rPr>
          <w:b/>
          <w:bCs/>
          <w:i/>
          <w:iCs/>
          <w:sz w:val="28"/>
          <w:szCs w:val="28"/>
        </w:rPr>
        <w:t>DATA</w:t>
      </w:r>
    </w:p>
    <w:p w14:paraId="602C3817" w14:textId="77777777" w:rsidR="0013164A" w:rsidRDefault="0013164A" w:rsidP="00BE2B1C">
      <w:r>
        <w:t>m = 9.1 × 10⁻³¹ kg</w:t>
      </w:r>
    </w:p>
    <w:p w14:paraId="1B70BC2D" w14:textId="77777777" w:rsidR="0013164A" w:rsidRDefault="0013164A" w:rsidP="00BE2B1C">
      <w:r>
        <w:t>g = 9.8 m/s²</w:t>
      </w:r>
    </w:p>
    <w:p w14:paraId="4EEFBA73" w14:textId="77777777" w:rsidR="0013164A" w:rsidRDefault="0013164A" w:rsidP="00BE2B1C">
      <w:r>
        <w:t>q = 1.6 × 10⁻¹⁹ C</w:t>
      </w:r>
    </w:p>
    <w:p w14:paraId="5DD0BF24" w14:textId="77777777" w:rsidR="0013164A" w:rsidRDefault="0013164A" w:rsidP="00BE2B1C">
      <w:r>
        <w:t>d = 2.3 × 10⁻² m</w:t>
      </w:r>
    </w:p>
    <w:p w14:paraId="2C41C177" w14:textId="77777777" w:rsidR="0013164A" w:rsidRPr="00F2275D" w:rsidRDefault="0013164A" w:rsidP="0013164A">
      <w:pPr>
        <w:rPr>
          <w:b/>
          <w:bCs/>
          <w:i/>
          <w:iCs/>
          <w:sz w:val="28"/>
          <w:szCs w:val="28"/>
        </w:rPr>
      </w:pPr>
      <w:r w:rsidRPr="00F2275D">
        <w:rPr>
          <w:b/>
          <w:bCs/>
          <w:i/>
          <w:iCs/>
          <w:sz w:val="28"/>
          <w:szCs w:val="28"/>
        </w:rPr>
        <w:t>CALCULATIONS</w:t>
      </w:r>
    </w:p>
    <w:p w14:paraId="71A7AF98" w14:textId="77777777" w:rsidR="0013164A" w:rsidRDefault="0013164A" w:rsidP="0013164A">
      <w:r>
        <w:t>To keep the electron stationary, its weight must be balanced by the electric force (upward).</w:t>
      </w:r>
    </w:p>
    <w:p w14:paraId="4908515B" w14:textId="133D96AE" w:rsidR="0013164A" w:rsidRDefault="0013164A" w:rsidP="00865DF8">
      <w:pPr>
        <w:jc w:val="center"/>
      </w:pPr>
      <w:r>
        <w:t>Fₑ = F</w:t>
      </w:r>
      <w:r w:rsidR="005A754A">
        <w:t xml:space="preserve"> </w:t>
      </w:r>
      <w:r>
        <w:t>g</w:t>
      </w:r>
    </w:p>
    <w:p w14:paraId="5F25E2B4" w14:textId="3CCA5D44" w:rsidR="0013164A" w:rsidRDefault="0013164A" w:rsidP="00865DF8">
      <w:pPr>
        <w:jc w:val="center"/>
      </w:pPr>
      <w:r>
        <w:t>mg = q</w:t>
      </w:r>
      <w:r w:rsidR="005A754A">
        <w:t xml:space="preserve"> </w:t>
      </w:r>
      <w:r>
        <w:t>E</w:t>
      </w:r>
    </w:p>
    <w:p w14:paraId="4B76FAA4" w14:textId="77777777" w:rsidR="0013164A" w:rsidRDefault="0013164A" w:rsidP="00865DF8">
      <w:pPr>
        <w:jc w:val="center"/>
      </w:pPr>
      <w:r>
        <w:t>E = mg / q</w:t>
      </w:r>
    </w:p>
    <w:p w14:paraId="2E7A4AF5" w14:textId="77777777" w:rsidR="0013164A" w:rsidRDefault="0013164A" w:rsidP="0013164A">
      <w:r>
        <w:t>The electric field between two oppositely charged plates is:</w:t>
      </w:r>
    </w:p>
    <w:p w14:paraId="249A69A1" w14:textId="77777777" w:rsidR="0013164A" w:rsidRDefault="0013164A" w:rsidP="00865DF8">
      <w:pPr>
        <w:jc w:val="center"/>
      </w:pPr>
      <w:r>
        <w:t>E = σ / ε₀</w:t>
      </w:r>
    </w:p>
    <w:p w14:paraId="52D30A0C" w14:textId="3A68BB31" w:rsidR="0013164A" w:rsidRDefault="0013164A" w:rsidP="00865DF8">
      <w:pPr>
        <w:jc w:val="center"/>
      </w:pPr>
      <w:r>
        <w:rPr>
          <w:rFonts w:ascii="Cambria Math" w:hAnsi="Cambria Math" w:cs="Cambria Math"/>
        </w:rPr>
        <w:t>∴</w:t>
      </w:r>
      <w:r>
        <w:t xml:space="preserve"> </w:t>
      </w:r>
      <w:r>
        <w:rPr>
          <w:rFonts w:ascii="Calibri" w:hAnsi="Calibri" w:cs="Calibri"/>
        </w:rPr>
        <w:t>σ</w:t>
      </w:r>
      <w:r>
        <w:t xml:space="preserve"> = </w:t>
      </w:r>
      <w:r>
        <w:rPr>
          <w:rFonts w:ascii="Calibri" w:hAnsi="Calibri" w:cs="Calibri"/>
        </w:rPr>
        <w:t>ε₀</w:t>
      </w:r>
      <w:r w:rsidR="005A754A">
        <w:rPr>
          <w:rFonts w:ascii="Calibri" w:hAnsi="Calibri" w:cs="Calibri"/>
        </w:rPr>
        <w:t xml:space="preserve"> </w:t>
      </w:r>
      <w:r>
        <w:t xml:space="preserve">E = </w:t>
      </w:r>
      <w:r>
        <w:rPr>
          <w:rFonts w:ascii="Calibri" w:hAnsi="Calibri" w:cs="Calibri"/>
        </w:rPr>
        <w:t>ε₀</w:t>
      </w:r>
      <w:r>
        <w:t xml:space="preserve"> (mg / q)</w:t>
      </w:r>
    </w:p>
    <w:p w14:paraId="05354FEC" w14:textId="77777777" w:rsidR="0013164A" w:rsidRDefault="0013164A" w:rsidP="00865DF8">
      <w:pPr>
        <w:jc w:val="center"/>
      </w:pPr>
      <w:r>
        <w:t>σ = (8.85 × 10⁻¹²) × (9.1 × 10⁻³¹ × 9.8) / (1.6 × 10⁻¹⁹)</w:t>
      </w:r>
    </w:p>
    <w:p w14:paraId="6947B0E0" w14:textId="77777777" w:rsidR="0013164A" w:rsidRDefault="0013164A" w:rsidP="00865DF8">
      <w:pPr>
        <w:jc w:val="center"/>
      </w:pPr>
      <w:r w:rsidRPr="00B67A24">
        <w:rPr>
          <w:highlight w:val="lightGray"/>
        </w:rPr>
        <w:t>σ = 4.9 × 10⁻⁸ C/m²</w:t>
      </w:r>
    </w:p>
    <w:p w14:paraId="7E597EA7" w14:textId="77777777" w:rsidR="0013164A" w:rsidRDefault="0013164A" w:rsidP="00B83DAC">
      <w:pPr>
        <w:pBdr>
          <w:bottom w:val="single" w:sz="2" w:space="1" w:color="auto"/>
        </w:pBdr>
      </w:pPr>
    </w:p>
    <w:p w14:paraId="4A5CC17B" w14:textId="77777777" w:rsidR="0013164A" w:rsidRPr="00F2275D" w:rsidRDefault="0013164A" w:rsidP="0013164A">
      <w:pPr>
        <w:rPr>
          <w:b/>
          <w:bCs/>
          <w:i/>
          <w:iCs/>
          <w:sz w:val="28"/>
          <w:szCs w:val="28"/>
        </w:rPr>
      </w:pPr>
      <w:r w:rsidRPr="00F2275D">
        <w:rPr>
          <w:b/>
          <w:bCs/>
          <w:i/>
          <w:iCs/>
          <w:sz w:val="28"/>
          <w:szCs w:val="28"/>
        </w:rPr>
        <w:t>P.16</w:t>
      </w:r>
      <w:r w:rsidR="00F2275D">
        <w:rPr>
          <w:b/>
          <w:bCs/>
          <w:i/>
          <w:iCs/>
          <w:sz w:val="28"/>
          <w:szCs w:val="28"/>
        </w:rPr>
        <w:t>-</w:t>
      </w:r>
      <w:r>
        <w:t>A very long straight thin wire carries –3.4 nC/m of fixed negative charge.</w:t>
      </w:r>
      <w:r w:rsidR="00F2275D">
        <w:rPr>
          <w:b/>
          <w:bCs/>
          <w:i/>
          <w:iCs/>
          <w:sz w:val="28"/>
          <w:szCs w:val="28"/>
        </w:rPr>
        <w:t xml:space="preserve"> </w:t>
      </w:r>
      <w:r>
        <w:t>The wire is to be surrounded by a uniform cylinder of positive charge, and radius 1.5 cm, coaxial with the wire.</w:t>
      </w:r>
      <w:r w:rsidR="00F2275D">
        <w:t xml:space="preserve"> </w:t>
      </w:r>
      <w:r>
        <w:t>The volume charge density of the cylinder is to be adjusted so that the net electric field outside the cylinder is zero.</w:t>
      </w:r>
      <w:r w:rsidR="00F2275D">
        <w:t xml:space="preserve"> </w:t>
      </w:r>
      <w:r>
        <w:t>Calculate the required positive charge density ρ.</w:t>
      </w:r>
    </w:p>
    <w:p w14:paraId="63776C6A" w14:textId="77777777" w:rsidR="0013164A" w:rsidRPr="00F2275D" w:rsidRDefault="0013164A" w:rsidP="0013164A">
      <w:pPr>
        <w:rPr>
          <w:b/>
          <w:bCs/>
          <w:i/>
          <w:iCs/>
          <w:sz w:val="28"/>
          <w:szCs w:val="28"/>
        </w:rPr>
      </w:pPr>
      <w:r w:rsidRPr="00F2275D">
        <w:rPr>
          <w:b/>
          <w:bCs/>
          <w:i/>
          <w:iCs/>
          <w:sz w:val="28"/>
          <w:szCs w:val="28"/>
        </w:rPr>
        <w:t>Sol.</w:t>
      </w:r>
    </w:p>
    <w:p w14:paraId="77870B73" w14:textId="77777777" w:rsidR="0013164A" w:rsidRPr="00F2275D" w:rsidRDefault="0013164A" w:rsidP="0013164A">
      <w:pPr>
        <w:rPr>
          <w:b/>
          <w:bCs/>
          <w:i/>
          <w:iCs/>
          <w:sz w:val="28"/>
          <w:szCs w:val="28"/>
        </w:rPr>
      </w:pPr>
      <w:r w:rsidRPr="00F2275D">
        <w:rPr>
          <w:b/>
          <w:bCs/>
          <w:i/>
          <w:iCs/>
          <w:sz w:val="28"/>
          <w:szCs w:val="28"/>
        </w:rPr>
        <w:t>DATA</w:t>
      </w:r>
    </w:p>
    <w:p w14:paraId="12CF3F07" w14:textId="77777777" w:rsidR="0013164A" w:rsidRDefault="0013164A" w:rsidP="0013164A">
      <w:r>
        <w:t>λ = 3.4 × 10⁻⁹ C/m</w:t>
      </w:r>
    </w:p>
    <w:p w14:paraId="33B1B9F3" w14:textId="77777777" w:rsidR="0013164A" w:rsidRDefault="0013164A" w:rsidP="0013164A">
      <w:r>
        <w:t>r = 1.5 cm = 1.5 × 10⁻² m</w:t>
      </w:r>
    </w:p>
    <w:p w14:paraId="443760EA" w14:textId="66B93E49" w:rsidR="0013164A" w:rsidRDefault="0013164A" w:rsidP="0013164A">
      <w:r>
        <w:t>ρ =?</w:t>
      </w:r>
    </w:p>
    <w:p w14:paraId="1B8DCF58" w14:textId="77777777" w:rsidR="0013164A" w:rsidRPr="00F2275D" w:rsidRDefault="0013164A" w:rsidP="0013164A">
      <w:pPr>
        <w:rPr>
          <w:b/>
          <w:bCs/>
          <w:i/>
          <w:iCs/>
          <w:sz w:val="28"/>
          <w:szCs w:val="28"/>
        </w:rPr>
      </w:pPr>
      <w:r w:rsidRPr="00F2275D">
        <w:rPr>
          <w:b/>
          <w:bCs/>
          <w:i/>
          <w:iCs/>
          <w:sz w:val="28"/>
          <w:szCs w:val="28"/>
        </w:rPr>
        <w:t>CALCULATIONS</w:t>
      </w:r>
    </w:p>
    <w:p w14:paraId="2A5830BF" w14:textId="77777777" w:rsidR="0013164A" w:rsidRDefault="0013164A" w:rsidP="00865DF8">
      <w:pPr>
        <w:jc w:val="center"/>
      </w:pPr>
      <w:r>
        <w:t>ρ = q / volume = λ / (πr²)</w:t>
      </w:r>
    </w:p>
    <w:p w14:paraId="1452D7B2" w14:textId="6B977286" w:rsidR="0013164A" w:rsidRDefault="0013164A" w:rsidP="00865DF8">
      <w:pPr>
        <w:jc w:val="center"/>
      </w:pPr>
      <w:r>
        <w:lastRenderedPageBreak/>
        <w:t>ρ = 3.4 × 10⁻⁹ / (π × (1.5 × 10⁻²)</w:t>
      </w:r>
      <w:r w:rsidR="005A754A">
        <w:t xml:space="preserve"> </w:t>
      </w:r>
      <w:r>
        <w:t>²)</w:t>
      </w:r>
    </w:p>
    <w:p w14:paraId="49298601" w14:textId="77777777" w:rsidR="0013164A" w:rsidRDefault="0013164A" w:rsidP="00865DF8">
      <w:pPr>
        <w:jc w:val="center"/>
      </w:pPr>
      <w:r w:rsidRPr="00B67A24">
        <w:rPr>
          <w:highlight w:val="lightGray"/>
        </w:rPr>
        <w:t>ρ = 4.8 × 10⁻⁶ C/m³</w:t>
      </w:r>
    </w:p>
    <w:p w14:paraId="5906B2FF" w14:textId="77777777" w:rsidR="0013164A" w:rsidRDefault="0013164A" w:rsidP="00B83DAC">
      <w:pPr>
        <w:pBdr>
          <w:bottom w:val="single" w:sz="2" w:space="1" w:color="auto"/>
        </w:pBdr>
      </w:pPr>
    </w:p>
    <w:p w14:paraId="710DCA48" w14:textId="2C11701F" w:rsidR="0013164A" w:rsidRPr="00F2275D" w:rsidRDefault="0013164A" w:rsidP="0013164A">
      <w:pPr>
        <w:rPr>
          <w:b/>
          <w:bCs/>
          <w:i/>
          <w:iCs/>
          <w:sz w:val="28"/>
          <w:szCs w:val="28"/>
        </w:rPr>
      </w:pPr>
      <w:r w:rsidRPr="00F2275D">
        <w:rPr>
          <w:b/>
          <w:bCs/>
          <w:i/>
          <w:iCs/>
          <w:sz w:val="28"/>
          <w:szCs w:val="28"/>
        </w:rPr>
        <w:t>P.17</w:t>
      </w:r>
      <w:r w:rsidR="00F2275D">
        <w:rPr>
          <w:b/>
          <w:bCs/>
          <w:i/>
          <w:iCs/>
          <w:sz w:val="28"/>
          <w:szCs w:val="28"/>
        </w:rPr>
        <w:t>-</w:t>
      </w:r>
      <w:r>
        <w:t>A 115 keV electron is fired directly towards a large flat plastic sheet that has a surface charge density of –2.08 μ</w:t>
      </w:r>
      <w:r w:rsidR="005A754A">
        <w:t xml:space="preserve"> </w:t>
      </w:r>
      <w:r>
        <w:t>C/m².</w:t>
      </w:r>
      <w:r w:rsidR="00F2275D">
        <w:t xml:space="preserve"> </w:t>
      </w:r>
      <w:r>
        <w:t>From what distance must the electron be fired if it is just to fail to strike the sheet?</w:t>
      </w:r>
    </w:p>
    <w:p w14:paraId="391630B5" w14:textId="77777777" w:rsidR="0013164A" w:rsidRPr="00F2275D" w:rsidRDefault="0013164A" w:rsidP="0013164A">
      <w:pPr>
        <w:rPr>
          <w:b/>
          <w:bCs/>
          <w:i/>
          <w:iCs/>
          <w:sz w:val="28"/>
          <w:szCs w:val="28"/>
        </w:rPr>
      </w:pPr>
      <w:r w:rsidRPr="00F2275D">
        <w:rPr>
          <w:b/>
          <w:bCs/>
          <w:i/>
          <w:iCs/>
          <w:sz w:val="28"/>
          <w:szCs w:val="28"/>
        </w:rPr>
        <w:t>Sol.</w:t>
      </w:r>
    </w:p>
    <w:p w14:paraId="23574FAB" w14:textId="77777777" w:rsidR="0013164A" w:rsidRPr="00F2275D" w:rsidRDefault="0013164A" w:rsidP="0013164A">
      <w:pPr>
        <w:rPr>
          <w:b/>
          <w:bCs/>
          <w:i/>
          <w:iCs/>
          <w:sz w:val="28"/>
          <w:szCs w:val="28"/>
        </w:rPr>
      </w:pPr>
      <w:r w:rsidRPr="00F2275D">
        <w:rPr>
          <w:b/>
          <w:bCs/>
          <w:i/>
          <w:iCs/>
          <w:sz w:val="28"/>
          <w:szCs w:val="28"/>
        </w:rPr>
        <w:t>DATA</w:t>
      </w:r>
    </w:p>
    <w:p w14:paraId="67982AA3" w14:textId="77777777" w:rsidR="0013164A" w:rsidRDefault="0013164A" w:rsidP="0013164A">
      <w:r>
        <w:t>q = 1.6 × 10⁻¹⁹ C</w:t>
      </w:r>
    </w:p>
    <w:p w14:paraId="53A88F0C" w14:textId="77777777" w:rsidR="0013164A" w:rsidRDefault="0013164A" w:rsidP="0013164A">
      <w:r>
        <w:t>KE = 115 × 10³ × 1.6 × 10⁻¹⁹ = 1.84 × 10⁻¹⁴ J</w:t>
      </w:r>
    </w:p>
    <w:p w14:paraId="0484A56A" w14:textId="77777777" w:rsidR="0013164A" w:rsidRDefault="0013164A" w:rsidP="0013164A">
      <w:r>
        <w:t>σ = –2.08 × 10⁻⁶ C/m²</w:t>
      </w:r>
    </w:p>
    <w:p w14:paraId="6FCA961E" w14:textId="34072F67" w:rsidR="0013164A" w:rsidRDefault="0013164A" w:rsidP="0013164A">
      <w:r>
        <w:t>d =?</w:t>
      </w:r>
    </w:p>
    <w:p w14:paraId="49EDE918" w14:textId="77777777" w:rsidR="0013164A" w:rsidRPr="00F2275D" w:rsidRDefault="0013164A" w:rsidP="0013164A">
      <w:pPr>
        <w:rPr>
          <w:b/>
          <w:bCs/>
          <w:i/>
          <w:iCs/>
          <w:sz w:val="28"/>
          <w:szCs w:val="28"/>
        </w:rPr>
      </w:pPr>
      <w:r w:rsidRPr="00F2275D">
        <w:rPr>
          <w:b/>
          <w:bCs/>
          <w:i/>
          <w:iCs/>
          <w:sz w:val="28"/>
          <w:szCs w:val="28"/>
        </w:rPr>
        <w:t>CALCULATIONS</w:t>
      </w:r>
    </w:p>
    <w:p w14:paraId="471422A6" w14:textId="77777777" w:rsidR="0013164A" w:rsidRDefault="0013164A" w:rsidP="00865DF8">
      <w:pPr>
        <w:jc w:val="center"/>
      </w:pPr>
      <w:r>
        <w:t>F × d = KE</w:t>
      </w:r>
    </w:p>
    <w:p w14:paraId="6A82077B" w14:textId="395483F9" w:rsidR="0013164A" w:rsidRDefault="005A754A" w:rsidP="00865DF8">
      <w:pPr>
        <w:jc w:val="center"/>
      </w:pPr>
      <w:r>
        <w:t xml:space="preserve">q </w:t>
      </w:r>
      <w:r w:rsidR="0013164A">
        <w:t>E d = KE</w:t>
      </w:r>
    </w:p>
    <w:p w14:paraId="1965D6F9" w14:textId="77777777" w:rsidR="0013164A" w:rsidRDefault="0013164A" w:rsidP="00865DF8">
      <w:pPr>
        <w:jc w:val="center"/>
      </w:pPr>
      <w:r>
        <w:t>q (σ / 2ε₀) d = 1.84 × 10⁻¹⁴</w:t>
      </w:r>
    </w:p>
    <w:p w14:paraId="72F4C766" w14:textId="77777777" w:rsidR="0013164A" w:rsidRDefault="0013164A" w:rsidP="00865DF8">
      <w:pPr>
        <w:jc w:val="center"/>
      </w:pPr>
      <w:r>
        <w:t>d = (2 × 8.85 × 10⁻¹² × 1.84 × 10⁻¹⁴) / (1.6 × 10⁻¹⁹ × 2.08 × 10⁻⁶)</w:t>
      </w:r>
    </w:p>
    <w:p w14:paraId="3392960E" w14:textId="77777777" w:rsidR="0013164A" w:rsidRDefault="0013164A" w:rsidP="00865DF8">
      <w:pPr>
        <w:jc w:val="center"/>
      </w:pPr>
      <w:r w:rsidRPr="00B67A24">
        <w:rPr>
          <w:highlight w:val="lightGray"/>
        </w:rPr>
        <w:t>d = 0.97 m</w:t>
      </w:r>
    </w:p>
    <w:p w14:paraId="1993769F" w14:textId="77777777" w:rsidR="007E6A04" w:rsidRDefault="007E6A04" w:rsidP="00B83DAC">
      <w:pPr>
        <w:pBdr>
          <w:bottom w:val="single" w:sz="2" w:space="1" w:color="auto"/>
        </w:pBdr>
      </w:pPr>
    </w:p>
    <w:sectPr w:rsidR="007E6A04" w:rsidSect="00BE2B1C">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65D0D4" w14:textId="77777777" w:rsidR="00206D0B" w:rsidRDefault="00206D0B" w:rsidP="00627B34">
      <w:pPr>
        <w:spacing w:after="0" w:line="240" w:lineRule="auto"/>
      </w:pPr>
      <w:r>
        <w:separator/>
      </w:r>
    </w:p>
  </w:endnote>
  <w:endnote w:type="continuationSeparator" w:id="0">
    <w:p w14:paraId="268D1D4D" w14:textId="77777777" w:rsidR="00206D0B" w:rsidRDefault="00206D0B" w:rsidP="00627B34">
      <w:pPr>
        <w:spacing w:after="0" w:line="240" w:lineRule="auto"/>
      </w:pPr>
      <w:r>
        <w:continuationSeparator/>
      </w:r>
    </w:p>
  </w:endnote>
  <w:endnote w:type="continuationNotice" w:id="1">
    <w:p w14:paraId="240F05DB" w14:textId="77777777" w:rsidR="00206D0B" w:rsidRDefault="00206D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9623165"/>
      <w:docPartObj>
        <w:docPartGallery w:val="Page Numbers (Bottom of Page)"/>
        <w:docPartUnique/>
      </w:docPartObj>
    </w:sdtPr>
    <w:sdtEndPr>
      <w:rPr>
        <w:noProof/>
      </w:rPr>
    </w:sdtEndPr>
    <w:sdtContent>
      <w:p w14:paraId="74116F4B" w14:textId="2D1D2EDD" w:rsidR="00627B34" w:rsidRDefault="00627B34">
        <w:pPr>
          <w:pStyle w:val="Footer"/>
          <w:jc w:val="center"/>
        </w:pPr>
        <w:r>
          <w:fldChar w:fldCharType="begin"/>
        </w:r>
        <w:r>
          <w:instrText xml:space="preserve"> PAGE   \* MERGEFORMAT </w:instrText>
        </w:r>
        <w:r>
          <w:fldChar w:fldCharType="separate"/>
        </w:r>
        <w:r w:rsidR="009F0C33">
          <w:rPr>
            <w:noProof/>
          </w:rPr>
          <w:t>5</w:t>
        </w:r>
        <w:r>
          <w:rPr>
            <w:noProof/>
          </w:rPr>
          <w:fldChar w:fldCharType="end"/>
        </w:r>
      </w:p>
    </w:sdtContent>
  </w:sdt>
  <w:p w14:paraId="392386BC" w14:textId="77777777" w:rsidR="00627B34" w:rsidRDefault="00627B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77592A" w14:textId="77777777" w:rsidR="00206D0B" w:rsidRDefault="00206D0B" w:rsidP="00627B34">
      <w:pPr>
        <w:spacing w:after="0" w:line="240" w:lineRule="auto"/>
      </w:pPr>
      <w:r>
        <w:separator/>
      </w:r>
    </w:p>
  </w:footnote>
  <w:footnote w:type="continuationSeparator" w:id="0">
    <w:p w14:paraId="7C079B23" w14:textId="77777777" w:rsidR="00206D0B" w:rsidRDefault="00206D0B" w:rsidP="00627B34">
      <w:pPr>
        <w:spacing w:after="0" w:line="240" w:lineRule="auto"/>
      </w:pPr>
      <w:r>
        <w:continuationSeparator/>
      </w:r>
    </w:p>
  </w:footnote>
  <w:footnote w:type="continuationNotice" w:id="1">
    <w:p w14:paraId="49698DC2" w14:textId="77777777" w:rsidR="00206D0B" w:rsidRDefault="00206D0B">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C08EB"/>
    <w:multiLevelType w:val="hybridMultilevel"/>
    <w:tmpl w:val="8892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2040F"/>
    <w:multiLevelType w:val="hybridMultilevel"/>
    <w:tmpl w:val="E904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B7811"/>
    <w:multiLevelType w:val="hybridMultilevel"/>
    <w:tmpl w:val="FF60B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34077"/>
    <w:multiLevelType w:val="hybridMultilevel"/>
    <w:tmpl w:val="92DC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94305"/>
    <w:multiLevelType w:val="hybridMultilevel"/>
    <w:tmpl w:val="D60A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A6977"/>
    <w:multiLevelType w:val="hybridMultilevel"/>
    <w:tmpl w:val="32B6F0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107F21"/>
    <w:multiLevelType w:val="hybridMultilevel"/>
    <w:tmpl w:val="C2C45D28"/>
    <w:lvl w:ilvl="0" w:tplc="42728A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B111A"/>
    <w:multiLevelType w:val="hybridMultilevel"/>
    <w:tmpl w:val="40766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C3521F"/>
    <w:multiLevelType w:val="hybridMultilevel"/>
    <w:tmpl w:val="5442F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2F00E8"/>
    <w:multiLevelType w:val="hybridMultilevel"/>
    <w:tmpl w:val="F01A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D3358"/>
    <w:multiLevelType w:val="hybridMultilevel"/>
    <w:tmpl w:val="F99458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93ADC"/>
    <w:multiLevelType w:val="hybridMultilevel"/>
    <w:tmpl w:val="87066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A1AFD"/>
    <w:multiLevelType w:val="hybridMultilevel"/>
    <w:tmpl w:val="2D86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3B03F6"/>
    <w:multiLevelType w:val="hybridMultilevel"/>
    <w:tmpl w:val="D49C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3F4286"/>
    <w:multiLevelType w:val="hybridMultilevel"/>
    <w:tmpl w:val="111E17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96C5531"/>
    <w:multiLevelType w:val="hybridMultilevel"/>
    <w:tmpl w:val="21480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12274"/>
    <w:multiLevelType w:val="hybridMultilevel"/>
    <w:tmpl w:val="FE86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21ACD"/>
    <w:multiLevelType w:val="hybridMultilevel"/>
    <w:tmpl w:val="B064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7963C5"/>
    <w:multiLevelType w:val="hybridMultilevel"/>
    <w:tmpl w:val="934A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C70C7"/>
    <w:multiLevelType w:val="hybridMultilevel"/>
    <w:tmpl w:val="C0D6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A811FB"/>
    <w:multiLevelType w:val="hybridMultilevel"/>
    <w:tmpl w:val="2166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D5CEB"/>
    <w:multiLevelType w:val="hybridMultilevel"/>
    <w:tmpl w:val="A8400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3C4067"/>
    <w:multiLevelType w:val="hybridMultilevel"/>
    <w:tmpl w:val="F9E8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C07709"/>
    <w:multiLevelType w:val="hybridMultilevel"/>
    <w:tmpl w:val="B456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339B7"/>
    <w:multiLevelType w:val="hybridMultilevel"/>
    <w:tmpl w:val="DD52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C4215"/>
    <w:multiLevelType w:val="hybridMultilevel"/>
    <w:tmpl w:val="DB169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0A771D"/>
    <w:multiLevelType w:val="hybridMultilevel"/>
    <w:tmpl w:val="A5D6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522853"/>
    <w:multiLevelType w:val="hybridMultilevel"/>
    <w:tmpl w:val="5BBCB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3C0E9A"/>
    <w:multiLevelType w:val="hybridMultilevel"/>
    <w:tmpl w:val="B83ED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03001A"/>
    <w:multiLevelType w:val="hybridMultilevel"/>
    <w:tmpl w:val="4596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2B36BB"/>
    <w:multiLevelType w:val="hybridMultilevel"/>
    <w:tmpl w:val="C24C7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C97668"/>
    <w:multiLevelType w:val="hybridMultilevel"/>
    <w:tmpl w:val="9A845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DC37D3"/>
    <w:multiLevelType w:val="hybridMultilevel"/>
    <w:tmpl w:val="D5FCA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D122F3"/>
    <w:multiLevelType w:val="hybridMultilevel"/>
    <w:tmpl w:val="1DD2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5C1035"/>
    <w:multiLevelType w:val="hybridMultilevel"/>
    <w:tmpl w:val="CBAA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885EEE"/>
    <w:multiLevelType w:val="hybridMultilevel"/>
    <w:tmpl w:val="35B4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270D2E"/>
    <w:multiLevelType w:val="hybridMultilevel"/>
    <w:tmpl w:val="2EA03E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D061721"/>
    <w:multiLevelType w:val="hybridMultilevel"/>
    <w:tmpl w:val="096A79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8"/>
  </w:num>
  <w:num w:numId="3">
    <w:abstractNumId w:val="33"/>
  </w:num>
  <w:num w:numId="4">
    <w:abstractNumId w:val="12"/>
  </w:num>
  <w:num w:numId="5">
    <w:abstractNumId w:val="0"/>
  </w:num>
  <w:num w:numId="6">
    <w:abstractNumId w:val="3"/>
  </w:num>
  <w:num w:numId="7">
    <w:abstractNumId w:val="36"/>
  </w:num>
  <w:num w:numId="8">
    <w:abstractNumId w:val="1"/>
  </w:num>
  <w:num w:numId="9">
    <w:abstractNumId w:val="8"/>
  </w:num>
  <w:num w:numId="10">
    <w:abstractNumId w:val="34"/>
  </w:num>
  <w:num w:numId="11">
    <w:abstractNumId w:val="24"/>
  </w:num>
  <w:num w:numId="12">
    <w:abstractNumId w:val="35"/>
  </w:num>
  <w:num w:numId="13">
    <w:abstractNumId w:val="11"/>
  </w:num>
  <w:num w:numId="14">
    <w:abstractNumId w:val="23"/>
  </w:num>
  <w:num w:numId="15">
    <w:abstractNumId w:val="19"/>
  </w:num>
  <w:num w:numId="16">
    <w:abstractNumId w:val="20"/>
  </w:num>
  <w:num w:numId="17">
    <w:abstractNumId w:val="4"/>
  </w:num>
  <w:num w:numId="18">
    <w:abstractNumId w:val="31"/>
  </w:num>
  <w:num w:numId="19">
    <w:abstractNumId w:val="2"/>
  </w:num>
  <w:num w:numId="20">
    <w:abstractNumId w:val="27"/>
  </w:num>
  <w:num w:numId="21">
    <w:abstractNumId w:val="22"/>
  </w:num>
  <w:num w:numId="22">
    <w:abstractNumId w:val="7"/>
  </w:num>
  <w:num w:numId="23">
    <w:abstractNumId w:val="14"/>
  </w:num>
  <w:num w:numId="24">
    <w:abstractNumId w:val="21"/>
  </w:num>
  <w:num w:numId="25">
    <w:abstractNumId w:val="16"/>
  </w:num>
  <w:num w:numId="26">
    <w:abstractNumId w:val="17"/>
  </w:num>
  <w:num w:numId="27">
    <w:abstractNumId w:val="37"/>
  </w:num>
  <w:num w:numId="28">
    <w:abstractNumId w:val="10"/>
  </w:num>
  <w:num w:numId="29">
    <w:abstractNumId w:val="30"/>
  </w:num>
  <w:num w:numId="30">
    <w:abstractNumId w:val="5"/>
  </w:num>
  <w:num w:numId="31">
    <w:abstractNumId w:val="25"/>
  </w:num>
  <w:num w:numId="32">
    <w:abstractNumId w:val="26"/>
  </w:num>
  <w:num w:numId="33">
    <w:abstractNumId w:val="32"/>
  </w:num>
  <w:num w:numId="34">
    <w:abstractNumId w:val="18"/>
  </w:num>
  <w:num w:numId="35">
    <w:abstractNumId w:val="13"/>
  </w:num>
  <w:num w:numId="36">
    <w:abstractNumId w:val="15"/>
  </w:num>
  <w:num w:numId="37">
    <w:abstractNumId w:val="6"/>
  </w:num>
  <w:num w:numId="38">
    <w:abstractNumId w:val="2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ED5"/>
    <w:rsid w:val="00000EED"/>
    <w:rsid w:val="00005869"/>
    <w:rsid w:val="00011C4D"/>
    <w:rsid w:val="00012E35"/>
    <w:rsid w:val="0002006F"/>
    <w:rsid w:val="0003442D"/>
    <w:rsid w:val="000412BD"/>
    <w:rsid w:val="00052D05"/>
    <w:rsid w:val="00065560"/>
    <w:rsid w:val="0007286A"/>
    <w:rsid w:val="00074A0B"/>
    <w:rsid w:val="000A7DBA"/>
    <w:rsid w:val="000C1A8A"/>
    <w:rsid w:val="000D3AB2"/>
    <w:rsid w:val="000D46B8"/>
    <w:rsid w:val="000D6A21"/>
    <w:rsid w:val="000E0DE2"/>
    <w:rsid w:val="000E2D3D"/>
    <w:rsid w:val="000F4124"/>
    <w:rsid w:val="000F5C41"/>
    <w:rsid w:val="00100F82"/>
    <w:rsid w:val="00113013"/>
    <w:rsid w:val="0013164A"/>
    <w:rsid w:val="00134485"/>
    <w:rsid w:val="00134873"/>
    <w:rsid w:val="00134BAA"/>
    <w:rsid w:val="0014040E"/>
    <w:rsid w:val="001427C8"/>
    <w:rsid w:val="00142BBC"/>
    <w:rsid w:val="00143FAF"/>
    <w:rsid w:val="00144541"/>
    <w:rsid w:val="001455B5"/>
    <w:rsid w:val="00171A4C"/>
    <w:rsid w:val="00171FFB"/>
    <w:rsid w:val="00174D7C"/>
    <w:rsid w:val="00193677"/>
    <w:rsid w:val="001A42D8"/>
    <w:rsid w:val="001B0377"/>
    <w:rsid w:val="001C27F4"/>
    <w:rsid w:val="001C3FE3"/>
    <w:rsid w:val="001C6BE5"/>
    <w:rsid w:val="001D3A1C"/>
    <w:rsid w:val="001E2A75"/>
    <w:rsid w:val="001E400A"/>
    <w:rsid w:val="001F2678"/>
    <w:rsid w:val="00202E09"/>
    <w:rsid w:val="00206D0B"/>
    <w:rsid w:val="0021480E"/>
    <w:rsid w:val="0024116E"/>
    <w:rsid w:val="002421D4"/>
    <w:rsid w:val="00245FEE"/>
    <w:rsid w:val="00257737"/>
    <w:rsid w:val="00261685"/>
    <w:rsid w:val="002633AD"/>
    <w:rsid w:val="00264FD9"/>
    <w:rsid w:val="00286CAB"/>
    <w:rsid w:val="00290FF0"/>
    <w:rsid w:val="00293CD5"/>
    <w:rsid w:val="002A7C15"/>
    <w:rsid w:val="002B0862"/>
    <w:rsid w:val="002B3569"/>
    <w:rsid w:val="002C344F"/>
    <w:rsid w:val="002E5533"/>
    <w:rsid w:val="002F2762"/>
    <w:rsid w:val="003118B6"/>
    <w:rsid w:val="00320340"/>
    <w:rsid w:val="003234BF"/>
    <w:rsid w:val="003356B6"/>
    <w:rsid w:val="00351F93"/>
    <w:rsid w:val="00354DDA"/>
    <w:rsid w:val="00374CA0"/>
    <w:rsid w:val="00395FFD"/>
    <w:rsid w:val="00397181"/>
    <w:rsid w:val="003A0168"/>
    <w:rsid w:val="003A038A"/>
    <w:rsid w:val="003B77AE"/>
    <w:rsid w:val="003F1984"/>
    <w:rsid w:val="003F5567"/>
    <w:rsid w:val="0040565F"/>
    <w:rsid w:val="00437694"/>
    <w:rsid w:val="004455D2"/>
    <w:rsid w:val="004461D1"/>
    <w:rsid w:val="00446296"/>
    <w:rsid w:val="00451FF8"/>
    <w:rsid w:val="00455A28"/>
    <w:rsid w:val="00457CC8"/>
    <w:rsid w:val="00463167"/>
    <w:rsid w:val="00463DED"/>
    <w:rsid w:val="00465711"/>
    <w:rsid w:val="00466CC3"/>
    <w:rsid w:val="00470363"/>
    <w:rsid w:val="0047104F"/>
    <w:rsid w:val="00472584"/>
    <w:rsid w:val="004808F3"/>
    <w:rsid w:val="00484A42"/>
    <w:rsid w:val="00492198"/>
    <w:rsid w:val="00493F42"/>
    <w:rsid w:val="004A11B1"/>
    <w:rsid w:val="004A5436"/>
    <w:rsid w:val="004A5FE5"/>
    <w:rsid w:val="004D2524"/>
    <w:rsid w:val="004D6C6A"/>
    <w:rsid w:val="004E1701"/>
    <w:rsid w:val="004E5500"/>
    <w:rsid w:val="00511AB0"/>
    <w:rsid w:val="00530204"/>
    <w:rsid w:val="00533757"/>
    <w:rsid w:val="00544B9C"/>
    <w:rsid w:val="00557ED5"/>
    <w:rsid w:val="005613B9"/>
    <w:rsid w:val="005665A2"/>
    <w:rsid w:val="005744B6"/>
    <w:rsid w:val="00575B9C"/>
    <w:rsid w:val="0057634C"/>
    <w:rsid w:val="00580BE8"/>
    <w:rsid w:val="0058727B"/>
    <w:rsid w:val="00587779"/>
    <w:rsid w:val="00590EFA"/>
    <w:rsid w:val="005970F4"/>
    <w:rsid w:val="005A754A"/>
    <w:rsid w:val="005B0911"/>
    <w:rsid w:val="005B3161"/>
    <w:rsid w:val="005B7E83"/>
    <w:rsid w:val="005C2206"/>
    <w:rsid w:val="005D4367"/>
    <w:rsid w:val="005E1C51"/>
    <w:rsid w:val="005F182C"/>
    <w:rsid w:val="005F1BF8"/>
    <w:rsid w:val="005F328C"/>
    <w:rsid w:val="00601B37"/>
    <w:rsid w:val="00606F45"/>
    <w:rsid w:val="006140E4"/>
    <w:rsid w:val="006167AC"/>
    <w:rsid w:val="0062682D"/>
    <w:rsid w:val="00627B34"/>
    <w:rsid w:val="00637E23"/>
    <w:rsid w:val="00651054"/>
    <w:rsid w:val="006542F7"/>
    <w:rsid w:val="0065681A"/>
    <w:rsid w:val="00665B3C"/>
    <w:rsid w:val="0067382B"/>
    <w:rsid w:val="00674319"/>
    <w:rsid w:val="00674823"/>
    <w:rsid w:val="00685BB1"/>
    <w:rsid w:val="006924F1"/>
    <w:rsid w:val="006A1B8C"/>
    <w:rsid w:val="006B0239"/>
    <w:rsid w:val="006B145D"/>
    <w:rsid w:val="006B26BC"/>
    <w:rsid w:val="006B363B"/>
    <w:rsid w:val="006B5D17"/>
    <w:rsid w:val="006D10D9"/>
    <w:rsid w:val="006E3692"/>
    <w:rsid w:val="006E7216"/>
    <w:rsid w:val="006F22EB"/>
    <w:rsid w:val="00710316"/>
    <w:rsid w:val="00715194"/>
    <w:rsid w:val="007244E0"/>
    <w:rsid w:val="00735793"/>
    <w:rsid w:val="00746325"/>
    <w:rsid w:val="0074678F"/>
    <w:rsid w:val="0076396A"/>
    <w:rsid w:val="00770544"/>
    <w:rsid w:val="007A5AD5"/>
    <w:rsid w:val="007D280D"/>
    <w:rsid w:val="007E6A04"/>
    <w:rsid w:val="007F112D"/>
    <w:rsid w:val="007F3A35"/>
    <w:rsid w:val="00810981"/>
    <w:rsid w:val="008111E3"/>
    <w:rsid w:val="00827325"/>
    <w:rsid w:val="008409B6"/>
    <w:rsid w:val="0084588F"/>
    <w:rsid w:val="00846BC4"/>
    <w:rsid w:val="008478A8"/>
    <w:rsid w:val="008524A5"/>
    <w:rsid w:val="00862477"/>
    <w:rsid w:val="00864004"/>
    <w:rsid w:val="00865DF8"/>
    <w:rsid w:val="008674C0"/>
    <w:rsid w:val="00881259"/>
    <w:rsid w:val="008825E8"/>
    <w:rsid w:val="008965B8"/>
    <w:rsid w:val="008A0652"/>
    <w:rsid w:val="008A274C"/>
    <w:rsid w:val="008B0454"/>
    <w:rsid w:val="008D45DA"/>
    <w:rsid w:val="008D7BCC"/>
    <w:rsid w:val="008E1479"/>
    <w:rsid w:val="008E3BA9"/>
    <w:rsid w:val="008E69DE"/>
    <w:rsid w:val="00902577"/>
    <w:rsid w:val="00904BC3"/>
    <w:rsid w:val="0090611D"/>
    <w:rsid w:val="00914CFE"/>
    <w:rsid w:val="00920AD6"/>
    <w:rsid w:val="009339A8"/>
    <w:rsid w:val="00946D15"/>
    <w:rsid w:val="00967523"/>
    <w:rsid w:val="00972018"/>
    <w:rsid w:val="00976524"/>
    <w:rsid w:val="0098072C"/>
    <w:rsid w:val="009917B3"/>
    <w:rsid w:val="009B5668"/>
    <w:rsid w:val="009C4F68"/>
    <w:rsid w:val="009D3CF5"/>
    <w:rsid w:val="009D5AB9"/>
    <w:rsid w:val="009E1373"/>
    <w:rsid w:val="009E33DF"/>
    <w:rsid w:val="009F0C33"/>
    <w:rsid w:val="00A166A7"/>
    <w:rsid w:val="00A17161"/>
    <w:rsid w:val="00A1784A"/>
    <w:rsid w:val="00A3451C"/>
    <w:rsid w:val="00A37610"/>
    <w:rsid w:val="00A4651E"/>
    <w:rsid w:val="00A465C5"/>
    <w:rsid w:val="00A47007"/>
    <w:rsid w:val="00A50DE1"/>
    <w:rsid w:val="00A72D25"/>
    <w:rsid w:val="00A843A8"/>
    <w:rsid w:val="00A93F15"/>
    <w:rsid w:val="00AA02E6"/>
    <w:rsid w:val="00AA2CE4"/>
    <w:rsid w:val="00AA2D0C"/>
    <w:rsid w:val="00AA5D26"/>
    <w:rsid w:val="00AA72B4"/>
    <w:rsid w:val="00AE64B1"/>
    <w:rsid w:val="00AE7050"/>
    <w:rsid w:val="00AF009F"/>
    <w:rsid w:val="00AF0FB7"/>
    <w:rsid w:val="00B0240B"/>
    <w:rsid w:val="00B37488"/>
    <w:rsid w:val="00B4603B"/>
    <w:rsid w:val="00B67A24"/>
    <w:rsid w:val="00B83DAC"/>
    <w:rsid w:val="00B974E7"/>
    <w:rsid w:val="00BA0D1A"/>
    <w:rsid w:val="00BC1B15"/>
    <w:rsid w:val="00BC1FA0"/>
    <w:rsid w:val="00BD07EA"/>
    <w:rsid w:val="00BE2B1C"/>
    <w:rsid w:val="00C05207"/>
    <w:rsid w:val="00C143A5"/>
    <w:rsid w:val="00C279B3"/>
    <w:rsid w:val="00C32452"/>
    <w:rsid w:val="00C41648"/>
    <w:rsid w:val="00C419CC"/>
    <w:rsid w:val="00C42470"/>
    <w:rsid w:val="00C55482"/>
    <w:rsid w:val="00C70A13"/>
    <w:rsid w:val="00C913F6"/>
    <w:rsid w:val="00C95A46"/>
    <w:rsid w:val="00CA3D0F"/>
    <w:rsid w:val="00CB42F2"/>
    <w:rsid w:val="00CB6E6E"/>
    <w:rsid w:val="00CE116A"/>
    <w:rsid w:val="00CE399A"/>
    <w:rsid w:val="00CE5AF2"/>
    <w:rsid w:val="00CE65D7"/>
    <w:rsid w:val="00CF00DD"/>
    <w:rsid w:val="00CF2CDE"/>
    <w:rsid w:val="00D005CA"/>
    <w:rsid w:val="00D02034"/>
    <w:rsid w:val="00D07C11"/>
    <w:rsid w:val="00D10050"/>
    <w:rsid w:val="00D15F4E"/>
    <w:rsid w:val="00D163ED"/>
    <w:rsid w:val="00D240C3"/>
    <w:rsid w:val="00D30F68"/>
    <w:rsid w:val="00D41ED5"/>
    <w:rsid w:val="00D61EF1"/>
    <w:rsid w:val="00D65CF7"/>
    <w:rsid w:val="00D7640A"/>
    <w:rsid w:val="00D83943"/>
    <w:rsid w:val="00D8643B"/>
    <w:rsid w:val="00DA1A78"/>
    <w:rsid w:val="00DB27B6"/>
    <w:rsid w:val="00DC684A"/>
    <w:rsid w:val="00DD4496"/>
    <w:rsid w:val="00DE43CD"/>
    <w:rsid w:val="00DE5F2E"/>
    <w:rsid w:val="00E125A9"/>
    <w:rsid w:val="00E22A69"/>
    <w:rsid w:val="00E27DBA"/>
    <w:rsid w:val="00E27E47"/>
    <w:rsid w:val="00E4169D"/>
    <w:rsid w:val="00E420B8"/>
    <w:rsid w:val="00E4253A"/>
    <w:rsid w:val="00E46BCE"/>
    <w:rsid w:val="00E70D48"/>
    <w:rsid w:val="00E818CF"/>
    <w:rsid w:val="00E8275E"/>
    <w:rsid w:val="00E904C4"/>
    <w:rsid w:val="00E94E61"/>
    <w:rsid w:val="00EA30AF"/>
    <w:rsid w:val="00EB2C2C"/>
    <w:rsid w:val="00EC1880"/>
    <w:rsid w:val="00EC70C8"/>
    <w:rsid w:val="00ED1D07"/>
    <w:rsid w:val="00ED2854"/>
    <w:rsid w:val="00EE4082"/>
    <w:rsid w:val="00EF001C"/>
    <w:rsid w:val="00EF01A9"/>
    <w:rsid w:val="00EF068B"/>
    <w:rsid w:val="00EF0DA6"/>
    <w:rsid w:val="00EF1E7A"/>
    <w:rsid w:val="00F0302C"/>
    <w:rsid w:val="00F0389C"/>
    <w:rsid w:val="00F13097"/>
    <w:rsid w:val="00F2275D"/>
    <w:rsid w:val="00F26301"/>
    <w:rsid w:val="00F272CF"/>
    <w:rsid w:val="00F3331B"/>
    <w:rsid w:val="00F4007F"/>
    <w:rsid w:val="00F539B6"/>
    <w:rsid w:val="00F71FAF"/>
    <w:rsid w:val="00F80143"/>
    <w:rsid w:val="00FA0B48"/>
    <w:rsid w:val="00FC58FD"/>
    <w:rsid w:val="00FD3C68"/>
    <w:rsid w:val="00FD7BF0"/>
    <w:rsid w:val="00FE3733"/>
    <w:rsid w:val="00FF4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47FF"/>
  <w15:chartTrackingRefBased/>
  <w15:docId w15:val="{1281AEB8-A845-41F1-98A5-2FA2AE5ED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13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275D"/>
    <w:pPr>
      <w:ind w:left="720"/>
      <w:contextualSpacing/>
    </w:pPr>
  </w:style>
  <w:style w:type="table" w:styleId="TableGrid">
    <w:name w:val="Table Grid"/>
    <w:basedOn w:val="TableNormal"/>
    <w:uiPriority w:val="39"/>
    <w:rsid w:val="00D15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7B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B34"/>
  </w:style>
  <w:style w:type="paragraph" w:styleId="Footer">
    <w:name w:val="footer"/>
    <w:basedOn w:val="Normal"/>
    <w:link w:val="FooterChar"/>
    <w:uiPriority w:val="99"/>
    <w:unhideWhenUsed/>
    <w:rsid w:val="00627B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68692">
      <w:bodyDiv w:val="1"/>
      <w:marLeft w:val="0"/>
      <w:marRight w:val="0"/>
      <w:marTop w:val="0"/>
      <w:marBottom w:val="0"/>
      <w:divBdr>
        <w:top w:val="none" w:sz="0" w:space="0" w:color="auto"/>
        <w:left w:val="none" w:sz="0" w:space="0" w:color="auto"/>
        <w:bottom w:val="none" w:sz="0" w:space="0" w:color="auto"/>
        <w:right w:val="none" w:sz="0" w:space="0" w:color="auto"/>
      </w:divBdr>
    </w:div>
    <w:div w:id="374739231">
      <w:bodyDiv w:val="1"/>
      <w:marLeft w:val="0"/>
      <w:marRight w:val="0"/>
      <w:marTop w:val="0"/>
      <w:marBottom w:val="0"/>
      <w:divBdr>
        <w:top w:val="none" w:sz="0" w:space="0" w:color="auto"/>
        <w:left w:val="none" w:sz="0" w:space="0" w:color="auto"/>
        <w:bottom w:val="none" w:sz="0" w:space="0" w:color="auto"/>
        <w:right w:val="none" w:sz="0" w:space="0" w:color="auto"/>
      </w:divBdr>
    </w:div>
    <w:div w:id="1316685859">
      <w:bodyDiv w:val="1"/>
      <w:marLeft w:val="0"/>
      <w:marRight w:val="0"/>
      <w:marTop w:val="0"/>
      <w:marBottom w:val="0"/>
      <w:divBdr>
        <w:top w:val="none" w:sz="0" w:space="0" w:color="auto"/>
        <w:left w:val="none" w:sz="0" w:space="0" w:color="auto"/>
        <w:bottom w:val="none" w:sz="0" w:space="0" w:color="auto"/>
        <w:right w:val="none" w:sz="0" w:space="0" w:color="auto"/>
      </w:divBdr>
    </w:div>
    <w:div w:id="1550800782">
      <w:bodyDiv w:val="1"/>
      <w:marLeft w:val="0"/>
      <w:marRight w:val="0"/>
      <w:marTop w:val="0"/>
      <w:marBottom w:val="0"/>
      <w:divBdr>
        <w:top w:val="none" w:sz="0" w:space="0" w:color="auto"/>
        <w:left w:val="none" w:sz="0" w:space="0" w:color="auto"/>
        <w:bottom w:val="none" w:sz="0" w:space="0" w:color="auto"/>
        <w:right w:val="none" w:sz="0" w:space="0" w:color="auto"/>
      </w:divBdr>
    </w:div>
    <w:div w:id="204505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3C37B-9EB7-433B-A9C8-B9725ACD0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11438</Words>
  <Characters>65203</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2</cp:revision>
  <dcterms:created xsi:type="dcterms:W3CDTF">2026-01-16T15:55:00Z</dcterms:created>
  <dcterms:modified xsi:type="dcterms:W3CDTF">2026-01-16T15:55:00Z</dcterms:modified>
</cp:coreProperties>
</file>